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C6D8B" w14:textId="77777777" w:rsidR="00354630" w:rsidRDefault="00354630" w:rsidP="00506A75">
      <w:pPr>
        <w:pStyle w:val="af"/>
        <w:rPr>
          <w:rFonts w:ascii="宋体" w:eastAsia="宋体" w:hAnsi="宋体"/>
          <w:sz w:val="52"/>
          <w:szCs w:val="52"/>
        </w:rPr>
      </w:pPr>
    </w:p>
    <w:p w14:paraId="13886905" w14:textId="01E35FEB" w:rsidR="003F15E8" w:rsidRPr="00354630" w:rsidRDefault="003F15E8" w:rsidP="00506A75">
      <w:pPr>
        <w:pStyle w:val="af"/>
        <w:rPr>
          <w:rFonts w:ascii="宋体" w:hAnsi="宋体"/>
          <w:sz w:val="52"/>
          <w:szCs w:val="52"/>
        </w:rPr>
      </w:pPr>
      <w:bookmarkStart w:id="0" w:name="_Toc82515276"/>
      <w:r w:rsidRPr="00354630">
        <w:rPr>
          <w:rFonts w:ascii="宋体" w:eastAsia="宋体" w:hAnsi="宋体" w:hint="eastAsia"/>
          <w:sz w:val="52"/>
          <w:szCs w:val="52"/>
        </w:rPr>
        <w:t>学生信息管理系统</w:t>
      </w:r>
      <w:r w:rsidR="00B76885" w:rsidRPr="00354630">
        <w:rPr>
          <w:rFonts w:ascii="宋体" w:eastAsia="宋体" w:hAnsi="宋体" w:hint="eastAsia"/>
          <w:sz w:val="52"/>
          <w:szCs w:val="52"/>
        </w:rPr>
        <w:t>文档</w:t>
      </w:r>
      <w:bookmarkEnd w:id="0"/>
    </w:p>
    <w:p w14:paraId="77DF71F2" w14:textId="4A32A247" w:rsidR="00231DF1" w:rsidRPr="00B32FDD" w:rsidRDefault="003F15E8" w:rsidP="00354630">
      <w:pPr>
        <w:jc w:val="right"/>
        <w:rPr>
          <w:rFonts w:ascii="宋体" w:hAnsi="宋体"/>
          <w:b/>
          <w:bCs/>
          <w:sz w:val="44"/>
          <w:szCs w:val="44"/>
        </w:rPr>
      </w:pPr>
      <w:r w:rsidRPr="00B32FDD">
        <w:rPr>
          <w:rFonts w:ascii="宋体" w:hAnsi="宋体" w:hint="eastAsia"/>
          <w:b/>
          <w:bCs/>
          <w:sz w:val="44"/>
          <w:szCs w:val="44"/>
        </w:rPr>
        <w:t>—</w:t>
      </w:r>
      <w:r w:rsidRPr="00B32FDD">
        <w:rPr>
          <w:rFonts w:ascii="宋体" w:hAnsi="宋体"/>
          <w:b/>
          <w:bCs/>
          <w:sz w:val="44"/>
          <w:szCs w:val="44"/>
        </w:rPr>
        <w:t>Python</w:t>
      </w:r>
      <w:r w:rsidRPr="00B32FDD">
        <w:rPr>
          <w:rFonts w:ascii="宋体" w:hAnsi="宋体" w:hint="eastAsia"/>
          <w:b/>
          <w:bCs/>
          <w:sz w:val="44"/>
          <w:szCs w:val="44"/>
        </w:rPr>
        <w:t>语言实现</w:t>
      </w:r>
    </w:p>
    <w:p w14:paraId="6CABE9C4" w14:textId="4376150E" w:rsidR="00A5585A" w:rsidRDefault="00A5585A" w:rsidP="00506A75">
      <w:pPr>
        <w:spacing w:line="540" w:lineRule="exact"/>
        <w:ind w:leftChars="525" w:left="1260" w:rightChars="-67" w:right="-161" w:firstLineChars="767" w:firstLine="1841"/>
      </w:pPr>
    </w:p>
    <w:p w14:paraId="2412A563" w14:textId="7A5F7EA2" w:rsidR="00354630" w:rsidRDefault="00354630" w:rsidP="00506A75">
      <w:pPr>
        <w:spacing w:line="540" w:lineRule="exact"/>
        <w:ind w:leftChars="525" w:left="1260" w:rightChars="-67" w:right="-161" w:firstLineChars="767" w:firstLine="1841"/>
      </w:pPr>
    </w:p>
    <w:p w14:paraId="52235948" w14:textId="1A33E982" w:rsidR="00231DF1" w:rsidRPr="00354630" w:rsidRDefault="00231DF1" w:rsidP="00354630">
      <w:pPr>
        <w:spacing w:line="540" w:lineRule="exact"/>
        <w:ind w:leftChars="525" w:left="1260" w:rightChars="-67" w:right="-161" w:firstLineChars="512" w:firstLine="1434"/>
        <w:rPr>
          <w:sz w:val="28"/>
          <w:szCs w:val="28"/>
          <w:u w:val="single"/>
        </w:rPr>
      </w:pPr>
      <w:r w:rsidRPr="00354630">
        <w:rPr>
          <w:rFonts w:hint="eastAsia"/>
          <w:sz w:val="28"/>
          <w:szCs w:val="28"/>
        </w:rPr>
        <w:t>学</w:t>
      </w:r>
      <w:r w:rsidRPr="00354630">
        <w:rPr>
          <w:rFonts w:hint="eastAsia"/>
          <w:sz w:val="28"/>
          <w:szCs w:val="28"/>
        </w:rPr>
        <w:t xml:space="preserve">    </w:t>
      </w:r>
      <w:r w:rsidRPr="00354630">
        <w:rPr>
          <w:rFonts w:hint="eastAsia"/>
          <w:sz w:val="28"/>
          <w:szCs w:val="28"/>
        </w:rPr>
        <w:t>号：</w:t>
      </w:r>
      <w:r w:rsidRPr="00354630">
        <w:rPr>
          <w:rFonts w:hint="eastAsia"/>
          <w:sz w:val="28"/>
          <w:szCs w:val="28"/>
          <w:u w:val="single"/>
        </w:rPr>
        <w:t xml:space="preserve">    </w:t>
      </w:r>
      <w:r w:rsidRPr="00354630">
        <w:rPr>
          <w:sz w:val="28"/>
          <w:szCs w:val="28"/>
          <w:u w:val="single"/>
        </w:rPr>
        <w:t xml:space="preserve">    </w:t>
      </w:r>
      <w:r w:rsidRPr="00354630">
        <w:rPr>
          <w:rFonts w:hint="eastAsia"/>
          <w:sz w:val="28"/>
          <w:szCs w:val="28"/>
          <w:u w:val="single"/>
        </w:rPr>
        <w:t>201910901114</w:t>
      </w:r>
      <w:r w:rsidRPr="00354630">
        <w:rPr>
          <w:sz w:val="28"/>
          <w:szCs w:val="28"/>
          <w:u w:val="single"/>
        </w:rPr>
        <w:t xml:space="preserve">        </w:t>
      </w:r>
      <w:r w:rsidRPr="00354630">
        <w:rPr>
          <w:rFonts w:hint="eastAsia"/>
          <w:sz w:val="28"/>
          <w:szCs w:val="28"/>
          <w:u w:val="single"/>
        </w:rPr>
        <w:t xml:space="preserve">   </w:t>
      </w:r>
    </w:p>
    <w:p w14:paraId="31250F7A" w14:textId="77777777" w:rsidR="00231DF1" w:rsidRPr="00354630" w:rsidRDefault="00231DF1" w:rsidP="00354630">
      <w:pPr>
        <w:spacing w:line="540" w:lineRule="exact"/>
        <w:ind w:leftChars="525" w:left="1260" w:rightChars="-67" w:right="-161" w:firstLineChars="512" w:firstLine="1434"/>
        <w:rPr>
          <w:sz w:val="28"/>
          <w:szCs w:val="28"/>
          <w:u w:val="single"/>
        </w:rPr>
      </w:pPr>
      <w:r w:rsidRPr="00354630">
        <w:rPr>
          <w:rFonts w:hint="eastAsia"/>
          <w:sz w:val="28"/>
          <w:szCs w:val="28"/>
        </w:rPr>
        <w:t>姓</w:t>
      </w:r>
      <w:r w:rsidRPr="00354630">
        <w:rPr>
          <w:rFonts w:hint="eastAsia"/>
          <w:sz w:val="28"/>
          <w:szCs w:val="28"/>
        </w:rPr>
        <w:t xml:space="preserve">    </w:t>
      </w:r>
      <w:r w:rsidRPr="00354630">
        <w:rPr>
          <w:rFonts w:hint="eastAsia"/>
          <w:sz w:val="28"/>
          <w:szCs w:val="28"/>
        </w:rPr>
        <w:t>名：</w:t>
      </w:r>
      <w:r w:rsidRPr="00354630">
        <w:rPr>
          <w:rFonts w:hint="eastAsia"/>
          <w:sz w:val="28"/>
          <w:szCs w:val="28"/>
          <w:u w:val="single"/>
        </w:rPr>
        <w:t xml:space="preserve">     </w:t>
      </w:r>
      <w:r w:rsidRPr="00354630">
        <w:rPr>
          <w:sz w:val="28"/>
          <w:szCs w:val="28"/>
          <w:u w:val="single"/>
        </w:rPr>
        <w:t xml:space="preserve">      </w:t>
      </w:r>
      <w:r w:rsidRPr="00354630">
        <w:rPr>
          <w:rFonts w:hint="eastAsia"/>
          <w:sz w:val="28"/>
          <w:szCs w:val="28"/>
          <w:u w:val="single"/>
        </w:rPr>
        <w:t>尚若冰</w:t>
      </w:r>
      <w:r w:rsidRPr="00354630">
        <w:rPr>
          <w:sz w:val="28"/>
          <w:szCs w:val="28"/>
          <w:u w:val="single"/>
        </w:rPr>
        <w:t xml:space="preserve"> </w:t>
      </w:r>
      <w:r w:rsidRPr="00354630">
        <w:rPr>
          <w:rFonts w:hint="eastAsia"/>
          <w:sz w:val="28"/>
          <w:szCs w:val="28"/>
          <w:u w:val="single"/>
        </w:rPr>
        <w:t xml:space="preserve">             </w:t>
      </w:r>
    </w:p>
    <w:p w14:paraId="75CF7982" w14:textId="77777777" w:rsidR="00231DF1" w:rsidRPr="00354630" w:rsidRDefault="00231DF1" w:rsidP="00354630">
      <w:pPr>
        <w:tabs>
          <w:tab w:val="left" w:pos="6804"/>
        </w:tabs>
        <w:spacing w:line="540" w:lineRule="exact"/>
        <w:ind w:leftChars="525" w:left="1260" w:rightChars="-67" w:right="-161" w:firstLineChars="512" w:firstLine="1434"/>
        <w:rPr>
          <w:sz w:val="28"/>
          <w:szCs w:val="28"/>
          <w:u w:val="single"/>
        </w:rPr>
      </w:pPr>
      <w:r w:rsidRPr="00354630">
        <w:rPr>
          <w:rFonts w:hint="eastAsia"/>
          <w:sz w:val="28"/>
          <w:szCs w:val="28"/>
        </w:rPr>
        <w:t>年</w:t>
      </w:r>
      <w:r w:rsidRPr="00354630">
        <w:rPr>
          <w:rFonts w:hint="eastAsia"/>
          <w:sz w:val="28"/>
          <w:szCs w:val="28"/>
        </w:rPr>
        <w:t xml:space="preserve">    </w:t>
      </w:r>
      <w:r w:rsidRPr="00354630">
        <w:rPr>
          <w:rFonts w:hint="eastAsia"/>
          <w:sz w:val="28"/>
          <w:szCs w:val="28"/>
        </w:rPr>
        <w:t>级：</w:t>
      </w:r>
      <w:r w:rsidRPr="00354630">
        <w:rPr>
          <w:rFonts w:hint="eastAsia"/>
          <w:sz w:val="28"/>
          <w:szCs w:val="28"/>
          <w:u w:val="single"/>
        </w:rPr>
        <w:t xml:space="preserve">    </w:t>
      </w:r>
      <w:r w:rsidRPr="00354630">
        <w:rPr>
          <w:sz w:val="28"/>
          <w:szCs w:val="28"/>
          <w:u w:val="single"/>
        </w:rPr>
        <w:t xml:space="preserve">       </w:t>
      </w:r>
      <w:r w:rsidRPr="00354630">
        <w:rPr>
          <w:rFonts w:hint="eastAsia"/>
          <w:sz w:val="28"/>
          <w:szCs w:val="28"/>
          <w:u w:val="single"/>
        </w:rPr>
        <w:t>2</w:t>
      </w:r>
      <w:r w:rsidRPr="00354630">
        <w:rPr>
          <w:sz w:val="28"/>
          <w:szCs w:val="28"/>
          <w:u w:val="single"/>
        </w:rPr>
        <w:t>0</w:t>
      </w:r>
      <w:r w:rsidRPr="00354630">
        <w:rPr>
          <w:rFonts w:hint="eastAsia"/>
          <w:sz w:val="28"/>
          <w:szCs w:val="28"/>
          <w:u w:val="single"/>
        </w:rPr>
        <w:t>19</w:t>
      </w:r>
      <w:r w:rsidRPr="00354630">
        <w:rPr>
          <w:rFonts w:hint="eastAsia"/>
          <w:sz w:val="28"/>
          <w:szCs w:val="28"/>
          <w:u w:val="single"/>
        </w:rPr>
        <w:t>级</w:t>
      </w:r>
      <w:r w:rsidRPr="00354630">
        <w:rPr>
          <w:sz w:val="28"/>
          <w:szCs w:val="28"/>
          <w:u w:val="single"/>
        </w:rPr>
        <w:t xml:space="preserve"> </w:t>
      </w:r>
      <w:r w:rsidRPr="00354630">
        <w:rPr>
          <w:rFonts w:hint="eastAsia"/>
          <w:sz w:val="28"/>
          <w:szCs w:val="28"/>
          <w:u w:val="single"/>
        </w:rPr>
        <w:t xml:space="preserve">             </w:t>
      </w:r>
    </w:p>
    <w:p w14:paraId="3375674A" w14:textId="77777777" w:rsidR="00231DF1" w:rsidRPr="00354630" w:rsidRDefault="00231DF1" w:rsidP="00354630">
      <w:pPr>
        <w:spacing w:line="540" w:lineRule="exact"/>
        <w:ind w:leftChars="525" w:left="1260" w:rightChars="-67" w:right="-161" w:firstLineChars="512" w:firstLine="1434"/>
        <w:rPr>
          <w:sz w:val="28"/>
          <w:szCs w:val="28"/>
          <w:u w:val="single"/>
        </w:rPr>
      </w:pPr>
      <w:r w:rsidRPr="00354630">
        <w:rPr>
          <w:rFonts w:hint="eastAsia"/>
          <w:sz w:val="28"/>
          <w:szCs w:val="28"/>
        </w:rPr>
        <w:t>学</w:t>
      </w:r>
      <w:r w:rsidRPr="00354630">
        <w:rPr>
          <w:rFonts w:hint="eastAsia"/>
          <w:sz w:val="28"/>
          <w:szCs w:val="28"/>
        </w:rPr>
        <w:t xml:space="preserve">    </w:t>
      </w:r>
      <w:r w:rsidRPr="00354630">
        <w:rPr>
          <w:rFonts w:hint="eastAsia"/>
          <w:sz w:val="28"/>
          <w:szCs w:val="28"/>
        </w:rPr>
        <w:t>院：</w:t>
      </w:r>
      <w:r w:rsidRPr="00354630">
        <w:rPr>
          <w:rFonts w:hint="eastAsia"/>
          <w:sz w:val="28"/>
          <w:szCs w:val="28"/>
          <w:u w:val="single"/>
        </w:rPr>
        <w:t xml:space="preserve">    </w:t>
      </w:r>
      <w:r w:rsidRPr="00354630">
        <w:rPr>
          <w:sz w:val="28"/>
          <w:szCs w:val="28"/>
          <w:u w:val="single"/>
        </w:rPr>
        <w:t xml:space="preserve">   </w:t>
      </w:r>
      <w:r w:rsidRPr="00354630">
        <w:rPr>
          <w:rFonts w:hint="eastAsia"/>
          <w:sz w:val="28"/>
          <w:szCs w:val="28"/>
          <w:u w:val="single"/>
        </w:rPr>
        <w:t>管理与经济学院</w:t>
      </w:r>
      <w:r w:rsidRPr="00354630">
        <w:rPr>
          <w:rFonts w:hint="eastAsia"/>
          <w:sz w:val="28"/>
          <w:szCs w:val="28"/>
          <w:u w:val="single"/>
        </w:rPr>
        <w:t xml:space="preserve">          </w:t>
      </w:r>
    </w:p>
    <w:p w14:paraId="3A084D7C" w14:textId="77777777" w:rsidR="00231DF1" w:rsidRPr="00354630" w:rsidRDefault="00231DF1" w:rsidP="00354630">
      <w:pPr>
        <w:spacing w:line="540" w:lineRule="exact"/>
        <w:ind w:leftChars="525" w:left="1260" w:rightChars="-67" w:right="-161" w:firstLineChars="512" w:firstLine="1434"/>
        <w:rPr>
          <w:sz w:val="28"/>
          <w:szCs w:val="28"/>
        </w:rPr>
      </w:pPr>
      <w:r w:rsidRPr="00354630">
        <w:rPr>
          <w:rFonts w:hint="eastAsia"/>
          <w:sz w:val="28"/>
          <w:szCs w:val="28"/>
        </w:rPr>
        <w:t>系</w:t>
      </w:r>
      <w:r w:rsidRPr="00354630">
        <w:rPr>
          <w:rFonts w:hint="eastAsia"/>
          <w:sz w:val="28"/>
          <w:szCs w:val="28"/>
        </w:rPr>
        <w:t xml:space="preserve">    </w:t>
      </w:r>
      <w:r w:rsidRPr="00354630">
        <w:rPr>
          <w:rFonts w:hint="eastAsia"/>
          <w:sz w:val="28"/>
          <w:szCs w:val="28"/>
        </w:rPr>
        <w:t>别：</w:t>
      </w:r>
      <w:r w:rsidRPr="00354630">
        <w:rPr>
          <w:rFonts w:hint="eastAsia"/>
          <w:sz w:val="28"/>
          <w:szCs w:val="28"/>
          <w:u w:val="single"/>
        </w:rPr>
        <w:t xml:space="preserve">    </w:t>
      </w:r>
      <w:r w:rsidRPr="00354630">
        <w:rPr>
          <w:sz w:val="28"/>
          <w:szCs w:val="28"/>
          <w:u w:val="single"/>
        </w:rPr>
        <w:t xml:space="preserve">   </w:t>
      </w:r>
      <w:r w:rsidRPr="00354630">
        <w:rPr>
          <w:rFonts w:hint="eastAsia"/>
          <w:sz w:val="28"/>
          <w:szCs w:val="28"/>
          <w:u w:val="single"/>
        </w:rPr>
        <w:t>管理科学与工程系</w:t>
      </w:r>
      <w:r w:rsidRPr="00354630">
        <w:rPr>
          <w:rFonts w:hint="eastAsia"/>
          <w:sz w:val="28"/>
          <w:szCs w:val="28"/>
          <w:u w:val="single"/>
        </w:rPr>
        <w:t xml:space="preserve">        </w:t>
      </w:r>
    </w:p>
    <w:p w14:paraId="24CC3D78" w14:textId="77777777" w:rsidR="00360D86" w:rsidRDefault="00231DF1" w:rsidP="00354630">
      <w:pPr>
        <w:spacing w:line="540" w:lineRule="exact"/>
        <w:ind w:leftChars="525" w:left="1260" w:rightChars="-67" w:right="-161" w:firstLineChars="512" w:firstLine="1434"/>
        <w:rPr>
          <w:sz w:val="28"/>
          <w:szCs w:val="28"/>
          <w:u w:val="single"/>
        </w:rPr>
      </w:pPr>
      <w:r w:rsidRPr="00354630">
        <w:rPr>
          <w:rFonts w:hint="eastAsia"/>
          <w:sz w:val="28"/>
          <w:szCs w:val="28"/>
        </w:rPr>
        <w:t>专</w:t>
      </w:r>
      <w:r w:rsidRPr="00354630">
        <w:rPr>
          <w:rFonts w:hint="eastAsia"/>
          <w:sz w:val="28"/>
          <w:szCs w:val="28"/>
        </w:rPr>
        <w:t xml:space="preserve">    </w:t>
      </w:r>
      <w:r w:rsidRPr="00354630">
        <w:rPr>
          <w:rFonts w:hint="eastAsia"/>
          <w:sz w:val="28"/>
          <w:szCs w:val="28"/>
        </w:rPr>
        <w:t>业：</w:t>
      </w:r>
      <w:r w:rsidRPr="00354630">
        <w:rPr>
          <w:rFonts w:hint="eastAsia"/>
          <w:sz w:val="28"/>
          <w:szCs w:val="28"/>
          <w:u w:val="single"/>
        </w:rPr>
        <w:t xml:space="preserve">    </w:t>
      </w:r>
      <w:r w:rsidRPr="00354630">
        <w:rPr>
          <w:sz w:val="28"/>
          <w:szCs w:val="28"/>
          <w:u w:val="single"/>
        </w:rPr>
        <w:t xml:space="preserve">  </w:t>
      </w:r>
      <w:r w:rsidRPr="00354630">
        <w:rPr>
          <w:rFonts w:hint="eastAsia"/>
          <w:sz w:val="28"/>
          <w:szCs w:val="28"/>
          <w:u w:val="single"/>
        </w:rPr>
        <w:t>信息管理与信息系统</w:t>
      </w:r>
      <w:r w:rsidRPr="00354630">
        <w:rPr>
          <w:rFonts w:hint="eastAsia"/>
          <w:sz w:val="28"/>
          <w:szCs w:val="28"/>
          <w:u w:val="single"/>
        </w:rPr>
        <w:t xml:space="preserve">       </w:t>
      </w:r>
    </w:p>
    <w:p w14:paraId="10A360D5" w14:textId="692A186B" w:rsidR="00360D86" w:rsidRPr="00495F88" w:rsidRDefault="00360D86" w:rsidP="00360D86">
      <w:pPr>
        <w:spacing w:line="540" w:lineRule="exact"/>
        <w:ind w:left="2274" w:rightChars="108" w:right="259" w:firstLine="420"/>
        <w:rPr>
          <w:sz w:val="28"/>
          <w:szCs w:val="28"/>
          <w:u w:val="single"/>
        </w:rPr>
      </w:pPr>
      <w:r>
        <w:rPr>
          <w:rFonts w:hint="eastAsia"/>
          <w:sz w:val="28"/>
          <w:szCs w:val="28"/>
        </w:rPr>
        <w:t>指导教师</w:t>
      </w:r>
      <w:r w:rsidRPr="00354630">
        <w:rPr>
          <w:rFonts w:hint="eastAsia"/>
          <w:sz w:val="28"/>
          <w:szCs w:val="28"/>
        </w:rPr>
        <w:t>：</w:t>
      </w:r>
      <w:r w:rsidRPr="00354630">
        <w:rPr>
          <w:rFonts w:hint="eastAsia"/>
          <w:sz w:val="28"/>
          <w:szCs w:val="28"/>
          <w:u w:val="single"/>
        </w:rPr>
        <w:t xml:space="preserve">    </w:t>
      </w:r>
      <w:r w:rsidRPr="00354630">
        <w:rPr>
          <w:sz w:val="28"/>
          <w:szCs w:val="28"/>
          <w:u w:val="single"/>
        </w:rPr>
        <w:t xml:space="preserve">  </w:t>
      </w:r>
      <w:r>
        <w:rPr>
          <w:rFonts w:hint="eastAsia"/>
          <w:sz w:val="28"/>
          <w:szCs w:val="28"/>
          <w:u w:val="single"/>
        </w:rPr>
        <w:t>杨世瀚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王凤</w:t>
      </w:r>
      <w:r>
        <w:rPr>
          <w:rFonts w:hint="eastAsia"/>
          <w:sz w:val="28"/>
          <w:szCs w:val="28"/>
          <w:u w:val="single"/>
        </w:rPr>
        <w:t xml:space="preserve"> </w:t>
      </w:r>
      <w:r>
        <w:rPr>
          <w:rFonts w:hint="eastAsia"/>
          <w:sz w:val="28"/>
          <w:szCs w:val="28"/>
          <w:u w:val="single"/>
        </w:rPr>
        <w:t>汤睿</w:t>
      </w:r>
      <w:r w:rsidRPr="00354630">
        <w:rPr>
          <w:rFonts w:hint="eastAsia"/>
          <w:sz w:val="28"/>
          <w:szCs w:val="28"/>
          <w:u w:val="single"/>
        </w:rPr>
        <w:t xml:space="preserve">         </w:t>
      </w:r>
    </w:p>
    <w:p w14:paraId="554A8678" w14:textId="77777777" w:rsidR="00360D86" w:rsidRPr="00360D86" w:rsidRDefault="00360D86" w:rsidP="00360D86">
      <w:pPr>
        <w:widowControl/>
        <w:jc w:val="left"/>
      </w:pPr>
      <w:r>
        <w:br w:type="page"/>
      </w:r>
    </w:p>
    <w:sdt>
      <w:sdtPr>
        <w:rPr>
          <w:rFonts w:ascii="Times New Roman" w:eastAsia="宋体" w:hAnsi="Times New Roman" w:cs="Times New Roman"/>
          <w:color w:val="auto"/>
          <w:kern w:val="2"/>
          <w:sz w:val="24"/>
          <w:szCs w:val="24"/>
          <w:lang w:val="zh-CN"/>
        </w:rPr>
        <w:id w:val="8724241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7157B1E" w14:textId="5C87E03D" w:rsidR="00360D86" w:rsidRPr="00360D86" w:rsidRDefault="00360D86" w:rsidP="00360D86">
          <w:pPr>
            <w:pStyle w:val="TOC"/>
            <w:jc w:val="center"/>
            <w:rPr>
              <w:color w:val="000000" w:themeColor="text1"/>
            </w:rPr>
          </w:pPr>
          <w:r w:rsidRPr="00360D86">
            <w:rPr>
              <w:color w:val="000000" w:themeColor="text1"/>
              <w:lang w:val="zh-CN"/>
            </w:rPr>
            <w:t>目录</w:t>
          </w:r>
        </w:p>
        <w:p w14:paraId="3CBAA0B5" w14:textId="3278E6D0" w:rsidR="00360D86" w:rsidRDefault="00360D86">
          <w:pPr>
            <w:pStyle w:val="TOC1"/>
            <w:tabs>
              <w:tab w:val="right" w:leader="dot" w:pos="1045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2515276" w:history="1">
            <w:r w:rsidRPr="006D5573">
              <w:rPr>
                <w:rStyle w:val="af1"/>
                <w:rFonts w:ascii="宋体" w:hAnsi="宋体"/>
                <w:noProof/>
              </w:rPr>
              <w:t>学生信息管理系统文档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_Toc82515276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414B9" w14:textId="0381ADEC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77" w:history="1">
            <w:r w:rsidR="00360D86" w:rsidRPr="006D5573">
              <w:rPr>
                <w:rStyle w:val="af1"/>
                <w:noProof/>
              </w:rPr>
              <w:t>1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需求分析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_Toc82515277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3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3D8BD64C" w14:textId="2C78C3DD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78" w:history="1">
            <w:r w:rsidR="00360D86" w:rsidRPr="006D5573">
              <w:rPr>
                <w:rStyle w:val="af1"/>
                <w:noProof/>
              </w:rPr>
              <w:t>2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概要设计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_Toc82515278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3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38A8FA53" w14:textId="59E77821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79" w:history="1">
            <w:r w:rsidR="00360D86" w:rsidRPr="006D5573">
              <w:rPr>
                <w:rStyle w:val="af1"/>
                <w:noProof/>
              </w:rPr>
              <w:t>2.1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功能模块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_Toc82515279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3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45981E64" w14:textId="1787C8C7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80" w:history="1">
            <w:r w:rsidR="00360D86" w:rsidRPr="006D5573">
              <w:rPr>
                <w:rStyle w:val="af1"/>
                <w:noProof/>
              </w:rPr>
              <w:t>3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系统设计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_Toc82515280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4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77D2ACCE" w14:textId="3914B672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1" w:history="1">
            <w:r w:rsidR="00360D86" w:rsidRPr="006D5573">
              <w:rPr>
                <w:rStyle w:val="af1"/>
                <w:noProof/>
              </w:rPr>
              <w:t>3.1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用例图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_Toc82515281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4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683C49CD" w14:textId="4CE5FEB7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2" w:history="1">
            <w:r w:rsidR="00360D86" w:rsidRPr="006D5573">
              <w:rPr>
                <w:rStyle w:val="af1"/>
                <w:noProof/>
              </w:rPr>
              <w:t>3.2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数据库设计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_Toc82515282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5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6BE83E1F" w14:textId="227274E0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83" w:history="1">
            <w:r w:rsidR="00360D86" w:rsidRPr="006D5573">
              <w:rPr>
                <w:rStyle w:val="af1"/>
                <w:noProof/>
              </w:rPr>
              <w:t>4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改进功能界面展示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_Toc82515283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6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47A426BE" w14:textId="75694D41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4" w:history="1">
            <w:r w:rsidR="00360D86" w:rsidRPr="006D5573">
              <w:rPr>
                <w:rStyle w:val="af1"/>
                <w:noProof/>
              </w:rPr>
              <w:t>4.1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登录界面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_Toc82515284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6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7F6F2E0C" w14:textId="31D84F20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5" w:history="1">
            <w:r w:rsidR="00360D86" w:rsidRPr="006D5573">
              <w:rPr>
                <w:rStyle w:val="af1"/>
                <w:noProof/>
              </w:rPr>
              <w:t>4.2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选课（改进版）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_Toc82515285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7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67467932" w14:textId="5165EA7C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6" w:history="1">
            <w:r w:rsidR="00360D86" w:rsidRPr="006D5573">
              <w:rPr>
                <w:rStyle w:val="af1"/>
                <w:noProof/>
              </w:rPr>
              <w:t>4.3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数据分析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_Toc82515286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7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15A4504E" w14:textId="5DCB5997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7" w:history="1">
            <w:r w:rsidR="00360D86" w:rsidRPr="006D5573">
              <w:rPr>
                <w:rStyle w:val="af1"/>
                <w:noProof/>
              </w:rPr>
              <w:t>4.4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报表打印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_Toc82515287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7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5BA96B58" w14:textId="6AC92BB3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8" w:history="1">
            <w:r w:rsidR="00360D86" w:rsidRPr="006D5573">
              <w:rPr>
                <w:rStyle w:val="af1"/>
                <w:noProof/>
              </w:rPr>
              <w:t>4.5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培养方案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_Toc82515288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8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0D87F2DA" w14:textId="52018515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89" w:history="1">
            <w:r w:rsidR="00360D86" w:rsidRPr="006D5573">
              <w:rPr>
                <w:rStyle w:val="af1"/>
                <w:noProof/>
              </w:rPr>
              <w:t>4.6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系统日志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_Toc82515289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8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337C4D8B" w14:textId="0CB50292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90" w:history="1">
            <w:r w:rsidR="00360D86" w:rsidRPr="006D5573">
              <w:rPr>
                <w:rStyle w:val="af1"/>
                <w:noProof/>
              </w:rPr>
              <w:t>5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系统目前存在的问题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_Toc82515290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8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42B797C0" w14:textId="3582B5A2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91" w:history="1">
            <w:r w:rsidR="00360D86" w:rsidRPr="006D5573">
              <w:rPr>
                <w:rStyle w:val="af1"/>
                <w:noProof/>
              </w:rPr>
              <w:t>5.1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数据库设计问题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_Toc82515291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8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18457AD1" w14:textId="052CDCF0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92" w:history="1">
            <w:r w:rsidR="00360D86" w:rsidRPr="006D5573">
              <w:rPr>
                <w:rStyle w:val="af1"/>
                <w:noProof/>
              </w:rPr>
              <w:t>5.2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业务逻辑问题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_Toc82515292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9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3C856424" w14:textId="08C2FD47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93" w:history="1">
            <w:r w:rsidR="00360D86" w:rsidRPr="006D5573">
              <w:rPr>
                <w:rStyle w:val="af1"/>
                <w:noProof/>
              </w:rPr>
              <w:t>5.3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受时间限制未能实现的功能问题与性能优化问题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_Toc82515293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9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645F861A" w14:textId="01BC6FFC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94" w:history="1">
            <w:r w:rsidR="00360D86" w:rsidRPr="006D5573">
              <w:rPr>
                <w:rStyle w:val="af1"/>
                <w:noProof/>
              </w:rPr>
              <w:t>6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系统改进总结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_Toc82515294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10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3FA88928" w14:textId="45F8D998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95" w:history="1">
            <w:r w:rsidR="00360D86" w:rsidRPr="006D5573">
              <w:rPr>
                <w:rStyle w:val="af1"/>
                <w:noProof/>
              </w:rPr>
              <w:t>6.1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输入控制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_Toc82515295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10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3FA2AB15" w14:textId="52A2F66B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96" w:history="1">
            <w:r w:rsidR="00360D86" w:rsidRPr="006D5573">
              <w:rPr>
                <w:rStyle w:val="af1"/>
                <w:noProof/>
              </w:rPr>
              <w:t>6.2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权限划分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_Toc82515296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10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5E8A1F84" w14:textId="7C7AF87D" w:rsidR="00360D86" w:rsidRDefault="00223B30">
          <w:pPr>
            <w:pStyle w:val="TOC3"/>
            <w:tabs>
              <w:tab w:val="left" w:pos="1470"/>
              <w:tab w:val="right" w:leader="dot" w:pos="10456"/>
            </w:tabs>
            <w:ind w:left="960"/>
            <w:rPr>
              <w:noProof/>
            </w:rPr>
          </w:pPr>
          <w:hyperlink w:anchor="_Toc82515297" w:history="1">
            <w:r w:rsidR="00360D86" w:rsidRPr="006D5573">
              <w:rPr>
                <w:rStyle w:val="af1"/>
                <w:noProof/>
              </w:rPr>
              <w:t>6.3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用户界面改进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_Toc82515297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10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73E7F174" w14:textId="3906804D" w:rsidR="00360D86" w:rsidRDefault="00223B30">
          <w:pPr>
            <w:pStyle w:val="TOC2"/>
            <w:tabs>
              <w:tab w:val="left" w:pos="840"/>
              <w:tab w:val="right" w:leader="dot" w:pos="10456"/>
            </w:tabs>
            <w:ind w:left="480"/>
            <w:rPr>
              <w:noProof/>
            </w:rPr>
          </w:pPr>
          <w:hyperlink w:anchor="_Toc82515298" w:history="1">
            <w:r w:rsidR="00360D86" w:rsidRPr="006D5573">
              <w:rPr>
                <w:rStyle w:val="af1"/>
                <w:noProof/>
              </w:rPr>
              <w:t>7</w:t>
            </w:r>
            <w:r w:rsidR="00360D86">
              <w:rPr>
                <w:noProof/>
              </w:rPr>
              <w:tab/>
            </w:r>
            <w:r w:rsidR="00360D86" w:rsidRPr="006D5573">
              <w:rPr>
                <w:rStyle w:val="af1"/>
                <w:noProof/>
              </w:rPr>
              <w:t>心得体会</w:t>
            </w:r>
            <w:r w:rsidR="00360D86">
              <w:rPr>
                <w:noProof/>
                <w:webHidden/>
              </w:rPr>
              <w:tab/>
            </w:r>
            <w:r w:rsidR="00360D86">
              <w:rPr>
                <w:noProof/>
                <w:webHidden/>
              </w:rPr>
              <w:fldChar w:fldCharType="begin"/>
            </w:r>
            <w:r w:rsidR="00360D86">
              <w:rPr>
                <w:noProof/>
                <w:webHidden/>
              </w:rPr>
              <w:instrText xml:space="preserve"> PAGEREF _Toc82515298 \h </w:instrText>
            </w:r>
            <w:r w:rsidR="00360D86">
              <w:rPr>
                <w:noProof/>
                <w:webHidden/>
              </w:rPr>
            </w:r>
            <w:r w:rsidR="00360D86">
              <w:rPr>
                <w:noProof/>
                <w:webHidden/>
              </w:rPr>
              <w:fldChar w:fldCharType="separate"/>
            </w:r>
            <w:r w:rsidR="000E66E8">
              <w:rPr>
                <w:noProof/>
                <w:webHidden/>
              </w:rPr>
              <w:t>10</w:t>
            </w:r>
            <w:r w:rsidR="00360D86">
              <w:rPr>
                <w:noProof/>
                <w:webHidden/>
              </w:rPr>
              <w:fldChar w:fldCharType="end"/>
            </w:r>
          </w:hyperlink>
        </w:p>
        <w:p w14:paraId="7E20F959" w14:textId="53E392E9" w:rsidR="00360D86" w:rsidRDefault="00360D86">
          <w:r>
            <w:rPr>
              <w:b/>
              <w:bCs/>
              <w:lang w:val="zh-CN"/>
            </w:rPr>
            <w:fldChar w:fldCharType="end"/>
          </w:r>
        </w:p>
      </w:sdtContent>
    </w:sdt>
    <w:p w14:paraId="36C8CFB4" w14:textId="50D4F73E" w:rsidR="00231DF1" w:rsidRPr="00360D86" w:rsidRDefault="00360D86" w:rsidP="00360D86">
      <w:pPr>
        <w:widowControl/>
        <w:jc w:val="left"/>
      </w:pPr>
      <w:r>
        <w:br w:type="page"/>
      </w:r>
    </w:p>
    <w:p w14:paraId="2CD2CD33" w14:textId="33303248" w:rsidR="00000447" w:rsidRDefault="00231DF1">
      <w:pPr>
        <w:pStyle w:val="2"/>
      </w:pPr>
      <w:bookmarkStart w:id="1" w:name="_Toc82515277"/>
      <w:r>
        <w:rPr>
          <w:rFonts w:hint="eastAsia"/>
        </w:rPr>
        <w:lastRenderedPageBreak/>
        <w:t>需求分析</w:t>
      </w:r>
      <w:bookmarkEnd w:id="1"/>
    </w:p>
    <w:p w14:paraId="51014C6F" w14:textId="2CF3C320" w:rsidR="00231DF1" w:rsidRDefault="00231A57" w:rsidP="006B6A7C">
      <w:pPr>
        <w:ind w:firstLine="420"/>
      </w:pPr>
      <w:r>
        <w:rPr>
          <w:rFonts w:hint="eastAsia"/>
        </w:rPr>
        <w:t>为实现</w:t>
      </w:r>
      <w:r w:rsidR="00F8322D" w:rsidRPr="00F8322D">
        <w:rPr>
          <w:rFonts w:hint="eastAsia"/>
        </w:rPr>
        <w:t>学校</w:t>
      </w:r>
      <w:r>
        <w:rPr>
          <w:rFonts w:hint="eastAsia"/>
        </w:rPr>
        <w:t>对</w:t>
      </w:r>
      <w:r w:rsidR="00F8322D" w:rsidRPr="00F8322D">
        <w:rPr>
          <w:rFonts w:hint="eastAsia"/>
        </w:rPr>
        <w:t>学生信息</w:t>
      </w:r>
      <w:r>
        <w:rPr>
          <w:rFonts w:hint="eastAsia"/>
        </w:rPr>
        <w:t>进行数字化</w:t>
      </w:r>
      <w:r w:rsidR="00F8322D" w:rsidRPr="00F8322D">
        <w:rPr>
          <w:rFonts w:hint="eastAsia"/>
        </w:rPr>
        <w:t>管理，实现学生信息</w:t>
      </w:r>
      <w:r w:rsidR="00F8322D">
        <w:rPr>
          <w:rFonts w:hint="eastAsia"/>
        </w:rPr>
        <w:t>观念</w:t>
      </w:r>
      <w:r w:rsidR="00F8322D" w:rsidRPr="00F8322D">
        <w:rPr>
          <w:rFonts w:hint="eastAsia"/>
        </w:rPr>
        <w:t>的系统化、科学化、规范化和自动化，</w:t>
      </w:r>
      <w:r>
        <w:rPr>
          <w:rFonts w:hint="eastAsia"/>
        </w:rPr>
        <w:t>开发一款</w:t>
      </w:r>
      <w:r w:rsidRPr="00F8322D">
        <w:rPr>
          <w:rFonts w:hint="eastAsia"/>
        </w:rPr>
        <w:t>学生信息管理系统，</w:t>
      </w:r>
      <w:r w:rsidR="00F8322D" w:rsidRPr="00F8322D">
        <w:rPr>
          <w:rFonts w:hint="eastAsia"/>
        </w:rPr>
        <w:t>其主要任务是</w:t>
      </w:r>
      <w:r>
        <w:rPr>
          <w:rFonts w:hint="eastAsia"/>
        </w:rPr>
        <w:t>利用</w:t>
      </w:r>
      <w:r w:rsidR="00F8322D" w:rsidRPr="00F8322D">
        <w:rPr>
          <w:rFonts w:hint="eastAsia"/>
        </w:rPr>
        <w:t>计算机对学生各种信息进行管理，如查询、修改、增加、删除，另外还考虑到</w:t>
      </w:r>
      <w:r w:rsidR="008479F2">
        <w:rPr>
          <w:rFonts w:hint="eastAsia"/>
        </w:rPr>
        <w:t>为</w:t>
      </w:r>
      <w:r w:rsidR="00F8322D" w:rsidRPr="00F8322D">
        <w:rPr>
          <w:rFonts w:hint="eastAsia"/>
        </w:rPr>
        <w:t>学生</w:t>
      </w:r>
      <w:r w:rsidR="008479F2">
        <w:rPr>
          <w:rFonts w:hint="eastAsia"/>
        </w:rPr>
        <w:t>提供</w:t>
      </w:r>
      <w:r w:rsidR="00F8322D" w:rsidRPr="00F8322D">
        <w:rPr>
          <w:rFonts w:hint="eastAsia"/>
        </w:rPr>
        <w:t>选课</w:t>
      </w:r>
      <w:r w:rsidR="00F8322D">
        <w:rPr>
          <w:rFonts w:hint="eastAsia"/>
        </w:rPr>
        <w:t>、</w:t>
      </w:r>
      <w:r w:rsidR="008479F2">
        <w:rPr>
          <w:rFonts w:hint="eastAsia"/>
        </w:rPr>
        <w:t>成绩</w:t>
      </w:r>
      <w:r w:rsidR="00F8322D">
        <w:rPr>
          <w:rFonts w:hint="eastAsia"/>
        </w:rPr>
        <w:t>统计等功能。</w:t>
      </w:r>
      <w:r w:rsidR="008479F2">
        <w:rPr>
          <w:rFonts w:hint="eastAsia"/>
        </w:rPr>
        <w:t>技术实现层次上，考虑</w:t>
      </w:r>
      <w:r w:rsidR="00231DF1" w:rsidRPr="00231DF1">
        <w:rPr>
          <w:rFonts w:hint="eastAsia"/>
        </w:rPr>
        <w:t>用数据库服务器存储学生信息，用</w:t>
      </w:r>
      <w:r w:rsidR="00231DF1" w:rsidRPr="00231DF1">
        <w:rPr>
          <w:rFonts w:hint="eastAsia"/>
        </w:rPr>
        <w:t xml:space="preserve"> </w:t>
      </w:r>
      <w:r w:rsidR="00F8322D">
        <w:t>W</w:t>
      </w:r>
      <w:r w:rsidR="00231DF1" w:rsidRPr="00231DF1">
        <w:rPr>
          <w:rFonts w:hint="eastAsia"/>
        </w:rPr>
        <w:t xml:space="preserve">eb </w:t>
      </w:r>
      <w:r w:rsidR="00231DF1" w:rsidRPr="00231DF1">
        <w:rPr>
          <w:rFonts w:hint="eastAsia"/>
        </w:rPr>
        <w:t>服务器提供业务服务，在浏览器界面访问系统</w:t>
      </w:r>
      <w:r w:rsidR="008479F2">
        <w:rPr>
          <w:rFonts w:hint="eastAsia"/>
        </w:rPr>
        <w:t>门户</w:t>
      </w:r>
      <w:r w:rsidR="00231DF1" w:rsidRPr="00231DF1">
        <w:rPr>
          <w:rFonts w:hint="eastAsia"/>
        </w:rPr>
        <w:t>。</w:t>
      </w:r>
    </w:p>
    <w:p w14:paraId="619FB840" w14:textId="4A5D484D" w:rsidR="00231DF1" w:rsidRDefault="00AA37F6">
      <w:pPr>
        <w:ind w:firstLine="420"/>
      </w:pPr>
      <w:r>
        <w:rPr>
          <w:rFonts w:hint="eastAsia"/>
        </w:rPr>
        <w:t>基础</w:t>
      </w:r>
      <w:r w:rsidR="00231DF1" w:rsidRPr="00231DF1">
        <w:rPr>
          <w:rFonts w:hint="eastAsia"/>
        </w:rPr>
        <w:t>功能</w:t>
      </w:r>
      <w:r w:rsidR="008479F2">
        <w:rPr>
          <w:rFonts w:hint="eastAsia"/>
        </w:rPr>
        <w:t>要求</w:t>
      </w:r>
      <w:r w:rsidR="00231DF1" w:rsidRPr="00231DF1">
        <w:rPr>
          <w:rFonts w:hint="eastAsia"/>
        </w:rPr>
        <w:t>：</w:t>
      </w:r>
      <w:r w:rsidR="008479F2" w:rsidRPr="00231DF1">
        <w:rPr>
          <w:rFonts w:hint="eastAsia"/>
        </w:rPr>
        <w:t>通过网络正确连接和操纵数据库，</w:t>
      </w:r>
      <w:r w:rsidR="008479F2">
        <w:rPr>
          <w:rFonts w:hint="eastAsia"/>
        </w:rPr>
        <w:t>实现</w:t>
      </w:r>
      <w:r w:rsidR="00231DF1" w:rsidRPr="00231DF1">
        <w:rPr>
          <w:rFonts w:hint="eastAsia"/>
        </w:rPr>
        <w:t>基于浏览器界面进行数据的</w:t>
      </w:r>
      <w:r w:rsidR="004C6432">
        <w:rPr>
          <w:rFonts w:hint="eastAsia"/>
        </w:rPr>
        <w:t>CRUD</w:t>
      </w:r>
      <w:r w:rsidR="004C6432">
        <w:rPr>
          <w:rFonts w:hint="eastAsia"/>
        </w:rPr>
        <w:t>操作，</w:t>
      </w:r>
      <w:r w:rsidR="00231DF1" w:rsidRPr="00231DF1">
        <w:rPr>
          <w:rFonts w:hint="eastAsia"/>
        </w:rPr>
        <w:t>提供比较丰富的界面</w:t>
      </w:r>
      <w:r>
        <w:rPr>
          <w:rFonts w:hint="eastAsia"/>
        </w:rPr>
        <w:t>功能</w:t>
      </w:r>
      <w:r w:rsidR="00231DF1" w:rsidRPr="00231DF1">
        <w:rPr>
          <w:rFonts w:hint="eastAsia"/>
        </w:rPr>
        <w:t>来管理学生信息，管理信息量</w:t>
      </w:r>
      <w:r>
        <w:rPr>
          <w:rFonts w:hint="eastAsia"/>
        </w:rPr>
        <w:t>达到</w:t>
      </w:r>
      <w:r w:rsidR="00231DF1" w:rsidRPr="00231DF1">
        <w:rPr>
          <w:rFonts w:hint="eastAsia"/>
        </w:rPr>
        <w:t>20000</w:t>
      </w:r>
      <w:r w:rsidR="00231DF1" w:rsidRPr="00231DF1">
        <w:rPr>
          <w:rFonts w:hint="eastAsia"/>
        </w:rPr>
        <w:t>条数据以上，</w:t>
      </w:r>
      <w:r>
        <w:rPr>
          <w:rFonts w:hint="eastAsia"/>
        </w:rPr>
        <w:t>扩展</w:t>
      </w:r>
      <w:r w:rsidR="00231DF1" w:rsidRPr="00231DF1">
        <w:rPr>
          <w:rFonts w:hint="eastAsia"/>
        </w:rPr>
        <w:t>学生选课、</w:t>
      </w:r>
      <w:r w:rsidR="00F8322D">
        <w:rPr>
          <w:rFonts w:hint="eastAsia"/>
        </w:rPr>
        <w:t>成绩统计、报表打印</w:t>
      </w:r>
      <w:r w:rsidR="00231DF1" w:rsidRPr="00231DF1">
        <w:rPr>
          <w:rFonts w:hint="eastAsia"/>
        </w:rPr>
        <w:t>等业务功能。</w:t>
      </w:r>
      <w:r w:rsidR="00231DF1" w:rsidRPr="00231DF1">
        <w:rPr>
          <w:rFonts w:hint="eastAsia"/>
        </w:rPr>
        <w:t xml:space="preserve"> </w:t>
      </w:r>
      <w:r>
        <w:rPr>
          <w:rFonts w:hint="eastAsia"/>
        </w:rPr>
        <w:t>同时尝试进行</w:t>
      </w:r>
      <w:r w:rsidR="00231DF1" w:rsidRPr="00231DF1">
        <w:rPr>
          <w:rFonts w:hint="eastAsia"/>
        </w:rPr>
        <w:t>数据库索引和优化，</w:t>
      </w:r>
      <w:r w:rsidR="00231DF1" w:rsidRPr="00231DF1">
        <w:rPr>
          <w:rFonts w:hint="eastAsia"/>
        </w:rPr>
        <w:t xml:space="preserve">Web </w:t>
      </w:r>
      <w:r w:rsidR="00231DF1" w:rsidRPr="00231DF1">
        <w:rPr>
          <w:rFonts w:hint="eastAsia"/>
        </w:rPr>
        <w:t>界面的精细化操作</w:t>
      </w:r>
      <w:r>
        <w:rPr>
          <w:rFonts w:hint="eastAsia"/>
        </w:rPr>
        <w:t>（</w:t>
      </w:r>
      <w:r w:rsidR="00231DF1" w:rsidRPr="00231DF1">
        <w:rPr>
          <w:rFonts w:hint="eastAsia"/>
        </w:rPr>
        <w:t>如右键菜单</w:t>
      </w:r>
      <w:r w:rsidR="006B6A7C">
        <w:rPr>
          <w:rFonts w:hint="eastAsia"/>
        </w:rPr>
        <w:t>，输入控制</w:t>
      </w:r>
      <w:r w:rsidR="00231DF1" w:rsidRPr="00231DF1">
        <w:rPr>
          <w:rFonts w:hint="eastAsia"/>
        </w:rPr>
        <w:t>等</w:t>
      </w:r>
      <w:r>
        <w:rPr>
          <w:rFonts w:hint="eastAsia"/>
        </w:rPr>
        <w:t>），</w:t>
      </w:r>
      <w:r w:rsidR="00231DF1" w:rsidRPr="00231DF1">
        <w:rPr>
          <w:rFonts w:hint="eastAsia"/>
        </w:rPr>
        <w:t>。</w:t>
      </w:r>
    </w:p>
    <w:p w14:paraId="775664BF" w14:textId="7F137D58" w:rsidR="00231DF1" w:rsidRPr="00FC78DF" w:rsidRDefault="00AA37F6" w:rsidP="00FC78DF">
      <w:pPr>
        <w:widowControl/>
        <w:ind w:firstLine="420"/>
        <w:jc w:val="left"/>
      </w:pPr>
      <w:r>
        <w:rPr>
          <w:rFonts w:hint="eastAsia"/>
        </w:rPr>
        <w:t>功能预期：</w:t>
      </w:r>
      <w:r w:rsidR="00FC78DF">
        <w:rPr>
          <w:rFonts w:hint="eastAsia"/>
        </w:rPr>
        <w:t>基本实现对数据库单表的</w:t>
      </w:r>
      <w:r w:rsidR="004C6432">
        <w:rPr>
          <w:rFonts w:hint="eastAsia"/>
        </w:rPr>
        <w:t>CRUD</w:t>
      </w:r>
      <w:r w:rsidR="004C6432">
        <w:rPr>
          <w:rFonts w:hint="eastAsia"/>
        </w:rPr>
        <w:t>操作</w:t>
      </w:r>
      <w:r w:rsidR="00FC78DF">
        <w:rPr>
          <w:rFonts w:hint="eastAsia"/>
        </w:rPr>
        <w:t>；</w:t>
      </w:r>
      <w:r w:rsidR="004C6432">
        <w:rPr>
          <w:rFonts w:hint="eastAsia"/>
        </w:rPr>
        <w:t>对数据库多表关联的查询至少实现一个；尝试实现简单的统计功能；实现页面的流转和数据传输；</w:t>
      </w:r>
      <w:r w:rsidR="00FC78DF">
        <w:rPr>
          <w:rFonts w:hint="eastAsia"/>
        </w:rPr>
        <w:t>能对一些错误进行基本的处理和应</w:t>
      </w:r>
      <w:r w:rsidR="004C6432">
        <w:rPr>
          <w:rFonts w:hint="eastAsia"/>
        </w:rPr>
        <w:t>对</w:t>
      </w:r>
      <w:r w:rsidR="00FC78DF">
        <w:rPr>
          <w:rFonts w:hint="eastAsia"/>
        </w:rPr>
        <w:t>；</w:t>
      </w:r>
      <w:r w:rsidR="004C6432">
        <w:rPr>
          <w:rFonts w:hint="eastAsia"/>
        </w:rPr>
        <w:t>暂</w:t>
      </w:r>
      <w:r w:rsidR="00FC78DF">
        <w:rPr>
          <w:rFonts w:hint="eastAsia"/>
        </w:rPr>
        <w:t>不对信息处理的性能做要求</w:t>
      </w:r>
      <w:r w:rsidR="004C6432">
        <w:rPr>
          <w:rFonts w:hint="eastAsia"/>
        </w:rPr>
        <w:t>。</w:t>
      </w:r>
    </w:p>
    <w:p w14:paraId="3AF40EF5" w14:textId="1DB88F8A" w:rsidR="00FC78DF" w:rsidRPr="001B7A12" w:rsidRDefault="00231DF1" w:rsidP="00506A75">
      <w:pPr>
        <w:pStyle w:val="2"/>
      </w:pPr>
      <w:bookmarkStart w:id="2" w:name="_Toc82515278"/>
      <w:r w:rsidRPr="001B7A12">
        <w:rPr>
          <w:rFonts w:hint="eastAsia"/>
        </w:rPr>
        <w:t>概要设计</w:t>
      </w:r>
      <w:bookmarkEnd w:id="2"/>
    </w:p>
    <w:p w14:paraId="16794851" w14:textId="1B497635" w:rsidR="004C7C5D" w:rsidRDefault="004C7C5D" w:rsidP="004C7C5D">
      <w:r>
        <w:rPr>
          <w:rFonts w:hint="eastAsia"/>
        </w:rPr>
        <w:t>开发环境</w:t>
      </w:r>
      <w:r w:rsidR="00373256">
        <w:rPr>
          <w:rFonts w:hint="eastAsia"/>
        </w:rPr>
        <w:t>：</w:t>
      </w:r>
      <w:r>
        <w:rPr>
          <w:rFonts w:hint="eastAsia"/>
        </w:rPr>
        <w:t>Python 3.6.0</w:t>
      </w:r>
      <w:r>
        <w:rPr>
          <w:rFonts w:hint="eastAsia"/>
        </w:rPr>
        <w:t>、</w:t>
      </w:r>
      <w:r>
        <w:rPr>
          <w:rFonts w:hint="eastAsia"/>
        </w:rPr>
        <w:t>MySQL 8.0.26</w:t>
      </w:r>
    </w:p>
    <w:p w14:paraId="6FD88FED" w14:textId="43C8AC2A" w:rsidR="00D30C77" w:rsidRPr="004C7C5D" w:rsidRDefault="004C7C5D" w:rsidP="004C7C5D">
      <w:r>
        <w:rPr>
          <w:rFonts w:hint="eastAsia"/>
        </w:rPr>
        <w:t>开发工具</w:t>
      </w:r>
      <w:r w:rsidR="00373256">
        <w:rPr>
          <w:rFonts w:hint="eastAsia"/>
        </w:rPr>
        <w:t>：</w:t>
      </w:r>
      <w:r>
        <w:t>Pycharm Professional 2021.3</w:t>
      </w:r>
      <w:r w:rsidR="000D012B">
        <w:rPr>
          <w:rFonts w:hint="eastAsia"/>
        </w:rPr>
        <w:t>、</w:t>
      </w:r>
      <w:r w:rsidR="000D012B">
        <w:t>S</w:t>
      </w:r>
      <w:r w:rsidR="000D012B">
        <w:rPr>
          <w:rFonts w:hint="eastAsia"/>
        </w:rPr>
        <w:t>ublime</w:t>
      </w:r>
      <w:r w:rsidR="000D012B">
        <w:t xml:space="preserve"> T</w:t>
      </w:r>
      <w:r w:rsidR="000D012B">
        <w:rPr>
          <w:rFonts w:hint="eastAsia"/>
        </w:rPr>
        <w:t>ext</w:t>
      </w:r>
      <w:r w:rsidR="000D012B">
        <w:t xml:space="preserve"> 3</w:t>
      </w:r>
    </w:p>
    <w:p w14:paraId="61970D1F" w14:textId="372B00D6" w:rsidR="00261361" w:rsidRPr="00FC78DF" w:rsidRDefault="00261361" w:rsidP="00506A75">
      <w:pPr>
        <w:pStyle w:val="3"/>
      </w:pPr>
      <w:bookmarkStart w:id="3" w:name="_Toc82515279"/>
      <w:r>
        <w:rPr>
          <w:rFonts w:hint="eastAsia"/>
        </w:rPr>
        <w:t>功能模块</w:t>
      </w:r>
      <w:bookmarkEnd w:id="3"/>
    </w:p>
    <w:p w14:paraId="18ABEDC4" w14:textId="77777777" w:rsidR="00EA261A" w:rsidRDefault="00231DF1" w:rsidP="00506A75">
      <w:pPr>
        <w:jc w:val="center"/>
      </w:pPr>
      <w:r>
        <w:object w:dxaOrig="10361" w:dyaOrig="3450" w14:anchorId="2261155B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05pt;height:138.6pt" o:ole="" o:allowoverlap="f">
            <v:imagedata r:id="rId8" o:title=""/>
          </v:shape>
          <o:OLEObject Type="Embed" ProgID="Visio.Drawing.15" ShapeID="_x0000_i1025" DrawAspect="Content" ObjectID="_1694071178" r:id="rId9"/>
        </w:object>
      </w:r>
    </w:p>
    <w:p w14:paraId="60EDD60E" w14:textId="4A81C596" w:rsidR="006F653F" w:rsidDel="00304495" w:rsidRDefault="00C050C3" w:rsidP="006F653F">
      <w:pPr>
        <w:ind w:firstLine="420"/>
        <w:rPr>
          <w:del w:id="4" w:author="汪 冠彰" w:date="2021-09-14T12:07:00Z"/>
        </w:rPr>
      </w:pPr>
      <w:r>
        <w:rPr>
          <w:rFonts w:hint="eastAsia"/>
        </w:rPr>
        <w:t>学生信息管理</w:t>
      </w:r>
      <w:r w:rsidR="00231DF1" w:rsidRPr="00231DF1">
        <w:rPr>
          <w:rFonts w:hint="eastAsia"/>
        </w:rPr>
        <w:t>系统主要分为用户管理、学生管理、课程管理、数据分析、系统管理五大模块，</w:t>
      </w:r>
      <w:r w:rsidR="00B4496B">
        <w:rPr>
          <w:rFonts w:hint="eastAsia"/>
        </w:rPr>
        <w:t>系统内</w:t>
      </w:r>
      <w:r w:rsidR="00231DF1" w:rsidRPr="00231DF1">
        <w:rPr>
          <w:rFonts w:hint="eastAsia"/>
        </w:rPr>
        <w:t>具有管理员、教师、学生三个角色，</w:t>
      </w:r>
      <w:r w:rsidR="00B4496B">
        <w:rPr>
          <w:rFonts w:hint="eastAsia"/>
        </w:rPr>
        <w:t>可</w:t>
      </w:r>
      <w:r w:rsidR="00231DF1" w:rsidRPr="00231DF1">
        <w:rPr>
          <w:rFonts w:hint="eastAsia"/>
        </w:rPr>
        <w:t>依照不同的权限设置，</w:t>
      </w:r>
      <w:r w:rsidR="00B4496B">
        <w:rPr>
          <w:rFonts w:hint="eastAsia"/>
        </w:rPr>
        <w:t>开放模块内不同的功能供对应角色完成业务需求。</w:t>
      </w:r>
    </w:p>
    <w:p w14:paraId="6F85EF98" w14:textId="77777777" w:rsidR="00304495" w:rsidRDefault="00304495" w:rsidP="006F653F">
      <w:pPr>
        <w:ind w:firstLine="420"/>
        <w:rPr>
          <w:ins w:id="5" w:author="汪 冠彰" w:date="2021-09-14T12:07:00Z"/>
        </w:rPr>
      </w:pPr>
    </w:p>
    <w:p w14:paraId="108AEB53" w14:textId="040F8798" w:rsidR="001B7A12" w:rsidRDefault="001B7A12" w:rsidP="006B6B60">
      <w:pPr>
        <w:pStyle w:val="3"/>
      </w:pPr>
      <w:r>
        <w:rPr>
          <w:rFonts w:hint="eastAsia"/>
        </w:rPr>
        <w:t>角色权限划分</w:t>
      </w:r>
    </w:p>
    <w:p w14:paraId="0F3E1340" w14:textId="6C48935D" w:rsidR="00506A75" w:rsidRDefault="00506A75" w:rsidP="006F653F">
      <w:pPr>
        <w:ind w:firstLine="420"/>
      </w:pPr>
      <w:r>
        <w:rPr>
          <w:rFonts w:hint="eastAsia"/>
        </w:rPr>
        <w:t>各角色</w:t>
      </w:r>
      <w:r w:rsidR="00304495">
        <w:rPr>
          <w:rFonts w:hint="eastAsia"/>
        </w:rPr>
        <w:t>默认</w:t>
      </w:r>
      <w:r>
        <w:rPr>
          <w:rFonts w:hint="eastAsia"/>
        </w:rPr>
        <w:t>功能权限</w:t>
      </w:r>
      <w:r w:rsidR="0003390B">
        <w:rPr>
          <w:rFonts w:hint="eastAsia"/>
        </w:rPr>
        <w:t>如下表：</w:t>
      </w:r>
    </w:p>
    <w:tbl>
      <w:tblPr>
        <w:tblStyle w:val="11"/>
        <w:tblW w:w="0" w:type="auto"/>
        <w:jc w:val="center"/>
        <w:tblLook w:val="0000" w:firstRow="0" w:lastRow="0" w:firstColumn="0" w:lastColumn="0" w:noHBand="0" w:noVBand="0"/>
      </w:tblPr>
      <w:tblGrid>
        <w:gridCol w:w="1567"/>
        <w:gridCol w:w="1579"/>
        <w:gridCol w:w="1576"/>
        <w:gridCol w:w="1577"/>
        <w:gridCol w:w="1577"/>
      </w:tblGrid>
      <w:tr w:rsidR="00506A75" w:rsidRPr="004266F3" w14:paraId="395C5036" w14:textId="77777777" w:rsidTr="00157DD3">
        <w:trPr>
          <w:trHeight w:val="223"/>
          <w:jc w:val="center"/>
        </w:trPr>
        <w:tc>
          <w:tcPr>
            <w:tcW w:w="1567" w:type="dxa"/>
          </w:tcPr>
          <w:p w14:paraId="5B753685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功能模块</w:t>
            </w:r>
          </w:p>
        </w:tc>
        <w:tc>
          <w:tcPr>
            <w:tcW w:w="1579" w:type="dxa"/>
          </w:tcPr>
          <w:p w14:paraId="3AB975F7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具体功能</w:t>
            </w:r>
          </w:p>
        </w:tc>
        <w:tc>
          <w:tcPr>
            <w:tcW w:w="1576" w:type="dxa"/>
          </w:tcPr>
          <w:p w14:paraId="77EF62EA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学生</w:t>
            </w:r>
          </w:p>
        </w:tc>
        <w:tc>
          <w:tcPr>
            <w:tcW w:w="1577" w:type="dxa"/>
          </w:tcPr>
          <w:p w14:paraId="35B29136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 xml:space="preserve"> </w:t>
            </w:r>
            <w:r w:rsidRPr="004266F3">
              <w:rPr>
                <w:color w:val="3C3C3C"/>
                <w:sz w:val="20"/>
                <w:szCs w:val="21"/>
              </w:rPr>
              <w:t xml:space="preserve">   </w:t>
            </w:r>
            <w:r w:rsidRPr="004266F3">
              <w:rPr>
                <w:color w:val="3C3C3C"/>
                <w:sz w:val="20"/>
                <w:szCs w:val="21"/>
              </w:rPr>
              <w:t>老师</w:t>
            </w:r>
          </w:p>
        </w:tc>
        <w:tc>
          <w:tcPr>
            <w:tcW w:w="1577" w:type="dxa"/>
          </w:tcPr>
          <w:p w14:paraId="1E79952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管理员</w:t>
            </w:r>
          </w:p>
        </w:tc>
      </w:tr>
      <w:tr w:rsidR="00506A75" w:rsidRPr="004266F3" w14:paraId="6BFEEF6D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 w:val="restart"/>
            <w:vAlign w:val="center"/>
          </w:tcPr>
          <w:p w14:paraId="3DB16B13" w14:textId="77777777" w:rsidR="00506A75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用户管理</w:t>
            </w:r>
          </w:p>
          <w:p w14:paraId="257E0D4C" w14:textId="7E452535" w:rsidR="00615E22" w:rsidRPr="00615E22" w:rsidRDefault="00615E22" w:rsidP="00615E22">
            <w:pPr>
              <w:rPr>
                <w:sz w:val="20"/>
                <w:szCs w:val="21"/>
              </w:rPr>
            </w:pPr>
          </w:p>
        </w:tc>
        <w:tc>
          <w:tcPr>
            <w:tcW w:w="1579" w:type="dxa"/>
          </w:tcPr>
          <w:p w14:paraId="6FD0E2BD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用户查询</w:t>
            </w:r>
          </w:p>
        </w:tc>
        <w:tc>
          <w:tcPr>
            <w:tcW w:w="1576" w:type="dxa"/>
          </w:tcPr>
          <w:p w14:paraId="3B976D76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3B4F2AFF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67315E63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6F2BFE2F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2E342548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2186F83A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新增用户</w:t>
            </w:r>
          </w:p>
        </w:tc>
        <w:tc>
          <w:tcPr>
            <w:tcW w:w="1576" w:type="dxa"/>
          </w:tcPr>
          <w:p w14:paraId="51ED7DF8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1F06761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55EC8EB8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569D20CE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05C34D02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306E09FD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用户授权</w:t>
            </w:r>
          </w:p>
        </w:tc>
        <w:tc>
          <w:tcPr>
            <w:tcW w:w="1576" w:type="dxa"/>
          </w:tcPr>
          <w:p w14:paraId="0881F499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7C914235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6BA5E708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557F0185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65006543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5B39A0C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删除用户</w:t>
            </w:r>
          </w:p>
        </w:tc>
        <w:tc>
          <w:tcPr>
            <w:tcW w:w="1576" w:type="dxa"/>
          </w:tcPr>
          <w:p w14:paraId="4CDA6356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7121C10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36F7A4EE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1C57C8D0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046A3AF7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7A64BB9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密码重置</w:t>
            </w:r>
          </w:p>
        </w:tc>
        <w:tc>
          <w:tcPr>
            <w:tcW w:w="1576" w:type="dxa"/>
          </w:tcPr>
          <w:p w14:paraId="057C9F78" w14:textId="77777777" w:rsidR="00506A75" w:rsidRPr="004266F3" w:rsidRDefault="00506A75" w:rsidP="00157DD3">
            <w:pPr>
              <w:jc w:val="left"/>
              <w:rPr>
                <w:b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  <w:r w:rsidRPr="004266F3">
              <w:rPr>
                <w:rFonts w:ascii="Segoe UI Emoji" w:hAnsi="Segoe UI Emoji" w:cs="Segoe UI Emoji" w:hint="eastAsia"/>
                <w:b/>
                <w:color w:val="3C3C3C"/>
                <w:sz w:val="20"/>
                <w:szCs w:val="21"/>
              </w:rPr>
              <w:t xml:space="preserve"> </w:t>
            </w:r>
          </w:p>
        </w:tc>
        <w:tc>
          <w:tcPr>
            <w:tcW w:w="1577" w:type="dxa"/>
          </w:tcPr>
          <w:p w14:paraId="18FE606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71C48CB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7F541C5C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 w:val="restart"/>
            <w:vAlign w:val="center"/>
          </w:tcPr>
          <w:p w14:paraId="6EBF962C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lastRenderedPageBreak/>
              <w:t>学生管理</w:t>
            </w:r>
          </w:p>
        </w:tc>
        <w:tc>
          <w:tcPr>
            <w:tcW w:w="1579" w:type="dxa"/>
          </w:tcPr>
          <w:p w14:paraId="46F1022E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信息查询</w:t>
            </w:r>
          </w:p>
        </w:tc>
        <w:tc>
          <w:tcPr>
            <w:tcW w:w="1576" w:type="dxa"/>
          </w:tcPr>
          <w:p w14:paraId="26ED83A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00DFF7C2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2B308467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5AC98113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58D102EC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656A05F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信息录入</w:t>
            </w:r>
          </w:p>
        </w:tc>
        <w:tc>
          <w:tcPr>
            <w:tcW w:w="1576" w:type="dxa"/>
          </w:tcPr>
          <w:p w14:paraId="2F7342E6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73DA428D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173802A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3388CB01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7F69A4A5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12DE399E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信息更改</w:t>
            </w:r>
          </w:p>
        </w:tc>
        <w:tc>
          <w:tcPr>
            <w:tcW w:w="1576" w:type="dxa"/>
          </w:tcPr>
          <w:p w14:paraId="7255169F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4551C2C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6CA93CA7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36A99115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21E0B46A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4476122F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删除学生</w:t>
            </w:r>
          </w:p>
        </w:tc>
        <w:tc>
          <w:tcPr>
            <w:tcW w:w="1576" w:type="dxa"/>
          </w:tcPr>
          <w:p w14:paraId="00A48073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41E07A6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5BC52F0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</w:tr>
      <w:tr w:rsidR="00506A75" w:rsidRPr="004266F3" w14:paraId="04212BD1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222FAA4C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19A4ED05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成绩录入</w:t>
            </w:r>
          </w:p>
        </w:tc>
        <w:tc>
          <w:tcPr>
            <w:tcW w:w="1576" w:type="dxa"/>
          </w:tcPr>
          <w:p w14:paraId="67259043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271C441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026BFEF8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</w:tr>
      <w:tr w:rsidR="00506A75" w:rsidRPr="004266F3" w14:paraId="5591AB17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079A9B7E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514BDB79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信息统计</w:t>
            </w:r>
          </w:p>
        </w:tc>
        <w:tc>
          <w:tcPr>
            <w:tcW w:w="1576" w:type="dxa"/>
          </w:tcPr>
          <w:p w14:paraId="662F901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49B6D0B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0570DB17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181A2CF8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505D71DD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2BE6035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报表打印</w:t>
            </w:r>
          </w:p>
        </w:tc>
        <w:tc>
          <w:tcPr>
            <w:tcW w:w="1576" w:type="dxa"/>
          </w:tcPr>
          <w:p w14:paraId="321A7167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3B7D45A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4FE4D05C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73086CF6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 w:val="restart"/>
            <w:vAlign w:val="center"/>
          </w:tcPr>
          <w:p w14:paraId="3F3BEDE0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课程管理</w:t>
            </w:r>
          </w:p>
        </w:tc>
        <w:tc>
          <w:tcPr>
            <w:tcW w:w="1579" w:type="dxa"/>
          </w:tcPr>
          <w:p w14:paraId="792184A9" w14:textId="77777777" w:rsidR="00506A75" w:rsidRPr="004266F3" w:rsidRDefault="00506A75" w:rsidP="00157DD3">
            <w:pPr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课程发布</w:t>
            </w:r>
          </w:p>
        </w:tc>
        <w:tc>
          <w:tcPr>
            <w:tcW w:w="1576" w:type="dxa"/>
          </w:tcPr>
          <w:p w14:paraId="15EB42E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7D717266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043EA9E5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</w:tr>
      <w:tr w:rsidR="00506A75" w:rsidRPr="004266F3" w14:paraId="78B6D368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2549111B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7F21F679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学生选课</w:t>
            </w:r>
          </w:p>
        </w:tc>
        <w:tc>
          <w:tcPr>
            <w:tcW w:w="1576" w:type="dxa"/>
          </w:tcPr>
          <w:p w14:paraId="54F96C9A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7FC83877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3F2B3C58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</w:tr>
      <w:tr w:rsidR="00506A75" w:rsidRPr="004266F3" w14:paraId="369AC342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18D93C03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60E0030C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选课查询</w:t>
            </w:r>
          </w:p>
        </w:tc>
        <w:tc>
          <w:tcPr>
            <w:tcW w:w="1576" w:type="dxa"/>
          </w:tcPr>
          <w:p w14:paraId="0CE1D9E6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4F710DA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3F262D0B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08F8C889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6A4180A8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6DF1AA62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教师审核</w:t>
            </w:r>
          </w:p>
        </w:tc>
        <w:tc>
          <w:tcPr>
            <w:tcW w:w="1576" w:type="dxa"/>
          </w:tcPr>
          <w:p w14:paraId="6B226D6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22CB252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665C962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</w:tr>
      <w:tr w:rsidR="00506A75" w:rsidRPr="004266F3" w14:paraId="1543C323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 w:val="restart"/>
            <w:vAlign w:val="center"/>
          </w:tcPr>
          <w:p w14:paraId="4B31E0FF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  <w:r w:rsidRPr="004266F3">
              <w:rPr>
                <w:color w:val="3C3C3C"/>
                <w:sz w:val="20"/>
                <w:szCs w:val="21"/>
              </w:rPr>
              <w:t>系统管理</w:t>
            </w:r>
          </w:p>
        </w:tc>
        <w:tc>
          <w:tcPr>
            <w:tcW w:w="1579" w:type="dxa"/>
          </w:tcPr>
          <w:p w14:paraId="53917D7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数据库管理</w:t>
            </w:r>
          </w:p>
        </w:tc>
        <w:tc>
          <w:tcPr>
            <w:tcW w:w="1576" w:type="dxa"/>
          </w:tcPr>
          <w:p w14:paraId="0F86139F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25AB7DC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3F03F11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2D3160F1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63A1E4C3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54D1FEE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系统日志</w:t>
            </w:r>
          </w:p>
        </w:tc>
        <w:tc>
          <w:tcPr>
            <w:tcW w:w="1576" w:type="dxa"/>
          </w:tcPr>
          <w:p w14:paraId="172BE91D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0A9ABC2E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6D31DE7D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4497E500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  <w:vAlign w:val="center"/>
          </w:tcPr>
          <w:p w14:paraId="5A60B705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4B5A20DE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功能授权</w:t>
            </w:r>
          </w:p>
        </w:tc>
        <w:tc>
          <w:tcPr>
            <w:tcW w:w="1576" w:type="dxa"/>
          </w:tcPr>
          <w:p w14:paraId="5BABCD9F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68FC38F5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2F21F3EF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17A2E7BF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 w:val="restart"/>
            <w:vAlign w:val="center"/>
          </w:tcPr>
          <w:p w14:paraId="12390E4A" w14:textId="77777777" w:rsidR="00506A75" w:rsidRPr="004266F3" w:rsidRDefault="00506A75" w:rsidP="00157DD3">
            <w:pPr>
              <w:jc w:val="center"/>
              <w:rPr>
                <w:color w:val="3C3C3C"/>
                <w:sz w:val="20"/>
                <w:szCs w:val="21"/>
              </w:rPr>
            </w:pPr>
            <w:r>
              <w:rPr>
                <w:rFonts w:hint="eastAsia"/>
                <w:color w:val="3C3C3C"/>
                <w:sz w:val="20"/>
                <w:szCs w:val="21"/>
              </w:rPr>
              <w:t>数据分析</w:t>
            </w:r>
          </w:p>
        </w:tc>
        <w:tc>
          <w:tcPr>
            <w:tcW w:w="1579" w:type="dxa"/>
          </w:tcPr>
          <w:p w14:paraId="31E5E5D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hint="eastAsia"/>
                <w:color w:val="3C3C3C"/>
                <w:sz w:val="20"/>
                <w:szCs w:val="21"/>
              </w:rPr>
              <w:t>报表打印</w:t>
            </w:r>
          </w:p>
        </w:tc>
        <w:tc>
          <w:tcPr>
            <w:tcW w:w="1576" w:type="dxa"/>
          </w:tcPr>
          <w:p w14:paraId="5BAED1A7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5CADD320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13895C34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30280605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</w:tcPr>
          <w:p w14:paraId="5FA14E58" w14:textId="77777777" w:rsidR="00506A75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4A477C81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>
              <w:rPr>
                <w:rFonts w:hint="eastAsia"/>
                <w:color w:val="3C3C3C"/>
                <w:sz w:val="20"/>
                <w:szCs w:val="21"/>
              </w:rPr>
              <w:t>成绩分析</w:t>
            </w:r>
          </w:p>
        </w:tc>
        <w:tc>
          <w:tcPr>
            <w:tcW w:w="1576" w:type="dxa"/>
          </w:tcPr>
          <w:p w14:paraId="33804857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5B640586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2734D04E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  <w:tr w:rsidR="00506A75" w:rsidRPr="004266F3" w14:paraId="15953D18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</w:tcPr>
          <w:p w14:paraId="0A7BC4D0" w14:textId="77777777" w:rsidR="00506A75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493A0E9E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>
              <w:rPr>
                <w:rFonts w:hint="eastAsia"/>
                <w:color w:val="3C3C3C"/>
                <w:sz w:val="20"/>
                <w:szCs w:val="21"/>
              </w:rPr>
              <w:t>查看培养方案</w:t>
            </w:r>
          </w:p>
        </w:tc>
        <w:tc>
          <w:tcPr>
            <w:tcW w:w="1576" w:type="dxa"/>
          </w:tcPr>
          <w:p w14:paraId="534F9FEF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30B77A2D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</w:p>
        </w:tc>
        <w:tc>
          <w:tcPr>
            <w:tcW w:w="1577" w:type="dxa"/>
          </w:tcPr>
          <w:p w14:paraId="09D6EED6" w14:textId="77777777" w:rsidR="00506A75" w:rsidRPr="004266F3" w:rsidRDefault="00506A75" w:rsidP="00157DD3">
            <w:pPr>
              <w:jc w:val="left"/>
              <w:rPr>
                <w:rFonts w:ascii="Segoe UI Emoji" w:hAnsi="Segoe UI Emoji" w:cs="Segoe UI Emoji"/>
                <w:color w:val="3C3C3C"/>
                <w:sz w:val="20"/>
                <w:szCs w:val="21"/>
              </w:rPr>
            </w:pPr>
          </w:p>
        </w:tc>
      </w:tr>
      <w:tr w:rsidR="00506A75" w:rsidRPr="004266F3" w14:paraId="72C943CB" w14:textId="77777777" w:rsidTr="00157DD3">
        <w:tblPrEx>
          <w:tblLook w:val="04A0" w:firstRow="1" w:lastRow="0" w:firstColumn="1" w:lastColumn="0" w:noHBand="0" w:noVBand="1"/>
        </w:tblPrEx>
        <w:trPr>
          <w:jc w:val="center"/>
        </w:trPr>
        <w:tc>
          <w:tcPr>
            <w:tcW w:w="1567" w:type="dxa"/>
            <w:vMerge/>
          </w:tcPr>
          <w:p w14:paraId="195581C9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</w:p>
        </w:tc>
        <w:tc>
          <w:tcPr>
            <w:tcW w:w="1579" w:type="dxa"/>
          </w:tcPr>
          <w:p w14:paraId="0060BB1D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>
              <w:rPr>
                <w:rFonts w:hint="eastAsia"/>
                <w:color w:val="3C3C3C"/>
                <w:sz w:val="20"/>
                <w:szCs w:val="21"/>
              </w:rPr>
              <w:t>成绩排名</w:t>
            </w:r>
          </w:p>
        </w:tc>
        <w:tc>
          <w:tcPr>
            <w:tcW w:w="1576" w:type="dxa"/>
          </w:tcPr>
          <w:p w14:paraId="19F6F8C4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32B237A5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  <w:tc>
          <w:tcPr>
            <w:tcW w:w="1577" w:type="dxa"/>
          </w:tcPr>
          <w:p w14:paraId="7A0D7EE0" w14:textId="77777777" w:rsidR="00506A75" w:rsidRPr="004266F3" w:rsidRDefault="00506A75" w:rsidP="00157DD3">
            <w:pPr>
              <w:jc w:val="left"/>
              <w:rPr>
                <w:color w:val="3C3C3C"/>
                <w:sz w:val="20"/>
                <w:szCs w:val="21"/>
              </w:rPr>
            </w:pPr>
            <w:r w:rsidRPr="004266F3">
              <w:rPr>
                <w:rFonts w:ascii="Segoe UI Emoji" w:hAnsi="Segoe UI Emoji" w:cs="Segoe UI Emoji"/>
                <w:color w:val="3C3C3C"/>
                <w:sz w:val="20"/>
                <w:szCs w:val="21"/>
              </w:rPr>
              <w:t>✔</w:t>
            </w:r>
          </w:p>
        </w:tc>
      </w:tr>
    </w:tbl>
    <w:p w14:paraId="23CA4AD8" w14:textId="7F0D2D74" w:rsidR="003A4E36" w:rsidRPr="003A4E36" w:rsidRDefault="00C76AAC" w:rsidP="003A4E36">
      <w:pPr>
        <w:pStyle w:val="2"/>
      </w:pPr>
      <w:bookmarkStart w:id="6" w:name="_Toc82515280"/>
      <w:r>
        <w:rPr>
          <w:rFonts w:hint="eastAsia"/>
        </w:rPr>
        <w:t>系统设计</w:t>
      </w:r>
      <w:bookmarkEnd w:id="6"/>
      <w:r w:rsidR="003A4E36" w:rsidRPr="003A4E36">
        <w:rPr>
          <w:rFonts w:hint="eastAsia"/>
        </w:rPr>
        <w:t xml:space="preserve"> </w:t>
      </w:r>
    </w:p>
    <w:p w14:paraId="709B461C" w14:textId="544DD23A" w:rsidR="00D90B19" w:rsidRDefault="000C6E6F" w:rsidP="00506A75">
      <w:pPr>
        <w:pStyle w:val="3"/>
      </w:pPr>
      <w:bookmarkStart w:id="7" w:name="_Toc82515281"/>
      <w:r>
        <w:rPr>
          <w:rFonts w:hint="eastAsia"/>
        </w:rPr>
        <w:t>用例图</w:t>
      </w:r>
      <w:bookmarkEnd w:id="7"/>
    </w:p>
    <w:p w14:paraId="182628FC" w14:textId="071D0C1C" w:rsidR="00B22A26" w:rsidRDefault="00B22A26">
      <w:r>
        <w:rPr>
          <w:rFonts w:hint="eastAsia"/>
        </w:rPr>
        <w:t>各子系统用例图见下：</w:t>
      </w:r>
    </w:p>
    <w:p w14:paraId="4C87043F" w14:textId="7E1D89D4" w:rsidR="00311E12" w:rsidRPr="00B22A26" w:rsidRDefault="00311E12" w:rsidP="000E6CBB">
      <w:pPr>
        <w:ind w:firstLine="420"/>
      </w:pPr>
      <w:r>
        <w:rPr>
          <w:rFonts w:hint="eastAsia"/>
        </w:rPr>
        <w:t>学生管理子系统：学生可以录入自己如手机、邮箱等补充信息，也可以修改自己的信息。老师具有查询学生基础信息的权限，而管理员具有管理学生所有信息的权限。</w:t>
      </w:r>
    </w:p>
    <w:p w14:paraId="6214467D" w14:textId="2281A38A" w:rsidR="00F317D8" w:rsidRDefault="00B22A26" w:rsidP="00506A75">
      <w:pPr>
        <w:jc w:val="center"/>
      </w:pPr>
      <w:r>
        <w:object w:dxaOrig="18721" w:dyaOrig="6060" w14:anchorId="13958A68">
          <v:shape id="_x0000_i1026" type="#_x0000_t75" style="width:303.4pt;height:97.8pt" o:ole="">
            <v:imagedata r:id="rId10" o:title=""/>
          </v:shape>
          <o:OLEObject Type="Embed" ProgID="Visio.Drawing.15" ShapeID="_x0000_i1026" DrawAspect="Content" ObjectID="_1694071179" r:id="rId11"/>
        </w:object>
      </w:r>
    </w:p>
    <w:p w14:paraId="626BA93E" w14:textId="254E26FD" w:rsidR="00311E12" w:rsidRDefault="00311E12" w:rsidP="000E6CBB">
      <w:pPr>
        <w:ind w:firstLine="420"/>
      </w:pPr>
      <w:r>
        <w:rPr>
          <w:rFonts w:hint="eastAsia"/>
        </w:rPr>
        <w:t>课程管理子系统：学生具有查询课程信息、选课以及查看选课结果的权限，老师可以进行课程的发布、可以通过教师审核功能通过</w:t>
      </w:r>
      <w:r>
        <w:t>\</w:t>
      </w:r>
      <w:r>
        <w:rPr>
          <w:rFonts w:hint="eastAsia"/>
        </w:rPr>
        <w:t>不通过学生的选课，同时可以查看自己课程的被选情况，管理员具有所有权限。</w:t>
      </w:r>
    </w:p>
    <w:p w14:paraId="44607F67" w14:textId="423A86F6" w:rsidR="00F317D8" w:rsidRDefault="00B22A26" w:rsidP="00506A75">
      <w:pPr>
        <w:jc w:val="center"/>
      </w:pPr>
      <w:r>
        <w:object w:dxaOrig="18721" w:dyaOrig="5921" w14:anchorId="6AAE5DC5">
          <v:shape id="_x0000_i1027" type="#_x0000_t75" style="width:304.15pt;height:96.25pt" o:ole="">
            <v:imagedata r:id="rId12" o:title=""/>
          </v:shape>
          <o:OLEObject Type="Embed" ProgID="Visio.Drawing.15" ShapeID="_x0000_i1027" DrawAspect="Content" ObjectID="_1694071180" r:id="rId13"/>
        </w:object>
      </w:r>
    </w:p>
    <w:p w14:paraId="5A586E0C" w14:textId="713F3E8D" w:rsidR="00311E12" w:rsidRDefault="00311E12" w:rsidP="000E6CBB">
      <w:pPr>
        <w:ind w:firstLine="420"/>
      </w:pPr>
      <w:r>
        <w:rPr>
          <w:rFonts w:hint="eastAsia"/>
        </w:rPr>
        <w:t>数据分析子系统：学生可以查看自己的培养方案完成情况、可以查看自己在班级中的成绩排名</w:t>
      </w:r>
      <w:r w:rsidR="00F7168A">
        <w:rPr>
          <w:rFonts w:hint="eastAsia"/>
        </w:rPr>
        <w:t>。教师可以通过信息统计</w:t>
      </w:r>
      <w:r w:rsidR="00B423F5">
        <w:rPr>
          <w:rFonts w:hint="eastAsia"/>
        </w:rPr>
        <w:t>查看班级各科的成绩情况，可以通过报表打印学生的成绩单。</w:t>
      </w:r>
      <w:r w:rsidR="003B239D">
        <w:rPr>
          <w:rFonts w:hint="eastAsia"/>
        </w:rPr>
        <w:t>管理员具有全部数据分析的权限，可以查看所有的</w:t>
      </w:r>
      <w:r w:rsidR="00A15A9C">
        <w:rPr>
          <w:rFonts w:hint="eastAsia"/>
        </w:rPr>
        <w:t>信息</w:t>
      </w:r>
      <w:r w:rsidR="006550AC">
        <w:rPr>
          <w:rFonts w:hint="eastAsia"/>
        </w:rPr>
        <w:t>。</w:t>
      </w:r>
    </w:p>
    <w:p w14:paraId="7D5E3CD1" w14:textId="702FF5F0" w:rsidR="00F317D8" w:rsidRDefault="00B22A26" w:rsidP="00506A75">
      <w:pPr>
        <w:jc w:val="center"/>
      </w:pPr>
      <w:r>
        <w:object w:dxaOrig="18721" w:dyaOrig="5860" w14:anchorId="2FB4BFB2">
          <v:shape id="_x0000_i1028" type="#_x0000_t75" style="width:306.1pt;height:95.85pt" o:ole="">
            <v:imagedata r:id="rId14" o:title=""/>
          </v:shape>
          <o:OLEObject Type="Embed" ProgID="Visio.Drawing.15" ShapeID="_x0000_i1028" DrawAspect="Content" ObjectID="_1694071181" r:id="rId15"/>
        </w:object>
      </w:r>
    </w:p>
    <w:p w14:paraId="0AF3AFCE" w14:textId="4CF84C58" w:rsidR="00800C5D" w:rsidRDefault="00800C5D" w:rsidP="000E6CBB">
      <w:pPr>
        <w:ind w:firstLine="420"/>
      </w:pPr>
      <w:r>
        <w:rPr>
          <w:rFonts w:hint="eastAsia"/>
        </w:rPr>
        <w:t>用户管理子系统：学生和教师可以通过新增用户来注册新账号，也可以通过密码重置来修改自己的账户密码。管理员具有用户查询、删除用户、授权等高级功能。</w:t>
      </w:r>
    </w:p>
    <w:p w14:paraId="3CECDC1D" w14:textId="77777777" w:rsidR="008246C3" w:rsidRDefault="00B22A26" w:rsidP="00506A75">
      <w:pPr>
        <w:jc w:val="center"/>
      </w:pPr>
      <w:r>
        <w:object w:dxaOrig="18721" w:dyaOrig="5860" w14:anchorId="7F7DD477">
          <v:shape id="_x0000_i1029" type="#_x0000_t75" style="width:306.1pt;height:95.85pt" o:ole="">
            <v:imagedata r:id="rId16" o:title=""/>
          </v:shape>
          <o:OLEObject Type="Embed" ProgID="Visio.Drawing.15" ShapeID="_x0000_i1029" DrawAspect="Content" ObjectID="_1694071182" r:id="rId17"/>
        </w:object>
      </w:r>
    </w:p>
    <w:p w14:paraId="59A46752" w14:textId="04A7738C" w:rsidR="000917DC" w:rsidRDefault="008246C3" w:rsidP="000E6CBB">
      <w:pPr>
        <w:ind w:firstLine="420"/>
        <w:jc w:val="center"/>
      </w:pPr>
      <w:r>
        <w:rPr>
          <w:rFonts w:hint="eastAsia"/>
        </w:rPr>
        <w:t>系统管理子系统：</w:t>
      </w:r>
      <w:r w:rsidR="000917DC">
        <w:rPr>
          <w:rFonts w:hint="eastAsia"/>
        </w:rPr>
        <w:t>本系统只针对管理员开放，管理员可以在该系统实时监控运行状况、可以管理数据库、查看系统日志，通过系统日志锁定操作时间、操作者、操作类型等日志信息，可以进行功能授权、允许其他级别的用户使用某些功能。</w:t>
      </w:r>
    </w:p>
    <w:p w14:paraId="10EA4903" w14:textId="5FFBB6BF" w:rsidR="005A7760" w:rsidRDefault="004843B3" w:rsidP="0022714A">
      <w:pPr>
        <w:jc w:val="center"/>
      </w:pPr>
      <w:r>
        <w:object w:dxaOrig="17501" w:dyaOrig="4360" w14:anchorId="3AF93E04">
          <v:shape id="_x0000_i1030" type="#_x0000_t75" style="width:306.1pt;height:95.85pt" o:ole="">
            <v:imagedata r:id="rId18" o:title=""/>
            <o:lock v:ext="edit" aspectratio="f"/>
          </v:shape>
          <o:OLEObject Type="Embed" ProgID="Visio.Drawing.15" ShapeID="_x0000_i1030" DrawAspect="Content" ObjectID="_1694071183" r:id="rId19"/>
        </w:object>
      </w:r>
    </w:p>
    <w:p w14:paraId="17ED1C4B" w14:textId="77777777" w:rsidR="005A7760" w:rsidRDefault="005A7760" w:rsidP="008246C3">
      <w:pPr>
        <w:jc w:val="center"/>
      </w:pPr>
    </w:p>
    <w:p w14:paraId="7D9DF9EC" w14:textId="429A3029" w:rsidR="00CE3AD4" w:rsidRDefault="00CE3AD4" w:rsidP="00B22A26">
      <w:pPr>
        <w:pStyle w:val="3"/>
      </w:pPr>
      <w:bookmarkStart w:id="8" w:name="_Toc82515282"/>
      <w:r>
        <w:rPr>
          <w:rFonts w:hint="eastAsia"/>
        </w:rPr>
        <w:t>数据库设计</w:t>
      </w:r>
      <w:bookmarkEnd w:id="8"/>
    </w:p>
    <w:p w14:paraId="6B339655" w14:textId="314AF67F" w:rsidR="00D75586" w:rsidRPr="00506A75" w:rsidRDefault="00223B30" w:rsidP="00506A75">
      <w:pPr>
        <w:pStyle w:val="4"/>
      </w:pPr>
      <w:r>
        <w:rPr>
          <w:noProof/>
        </w:rPr>
        <w:object w:dxaOrig="1440" w:dyaOrig="1440" w14:anchorId="01E7D8AF">
          <v:shape id="_x0000_s1038" type="#_x0000_t75" style="position:absolute;left:0;text-align:left;margin-left:115.5pt;margin-top:41.25pt;width:269.1pt;height:188.4pt;z-index:251659264;mso-position-horizontal:absolute;mso-position-horizontal-relative:text;mso-position-vertical-relative:text">
            <v:imagedata r:id="rId20" o:title=""/>
            <w10:wrap type="square" side="right"/>
          </v:shape>
          <o:OLEObject Type="Embed" ProgID="Visio.Drawing.15" ShapeID="_x0000_s1038" DrawAspect="Content" ObjectID="_1694071186" r:id="rId21"/>
        </w:object>
      </w:r>
      <w:r w:rsidR="00D75586" w:rsidRPr="00506A75">
        <w:t xml:space="preserve"> </w:t>
      </w:r>
      <w:r w:rsidR="007340F6">
        <w:rPr>
          <w:rFonts w:hint="eastAsia"/>
        </w:rPr>
        <w:t>概念模型</w:t>
      </w:r>
    </w:p>
    <w:p w14:paraId="26179C62" w14:textId="4E0858FE" w:rsidR="00D75586" w:rsidRDefault="00BA024B" w:rsidP="00BA024B">
      <w:pPr>
        <w:jc w:val="left"/>
      </w:pPr>
      <w:r>
        <w:br w:type="textWrapping" w:clear="all"/>
      </w:r>
    </w:p>
    <w:p w14:paraId="46E3EFD1" w14:textId="10E846A4" w:rsidR="00D75586" w:rsidRPr="00506A75" w:rsidRDefault="007340F6" w:rsidP="00506A75">
      <w:pPr>
        <w:pStyle w:val="4"/>
      </w:pPr>
      <w:r>
        <w:rPr>
          <w:rFonts w:hint="eastAsia"/>
        </w:rPr>
        <w:lastRenderedPageBreak/>
        <w:t>逻辑模型</w:t>
      </w:r>
    </w:p>
    <w:p w14:paraId="30FDC047" w14:textId="27B322CC" w:rsidR="006365DF" w:rsidRDefault="000169D6" w:rsidP="00506A75">
      <w:pPr>
        <w:jc w:val="center"/>
      </w:pPr>
      <w:r>
        <w:object w:dxaOrig="13390" w:dyaOrig="9691" w14:anchorId="6428161E">
          <v:shape id="_x0000_i1032" type="#_x0000_t75" style="width:369.65pt;height:267.6pt" o:ole="">
            <v:imagedata r:id="rId22" o:title=""/>
          </v:shape>
          <o:OLEObject Type="Embed" ProgID="Visio.Drawing.15" ShapeID="_x0000_i1032" DrawAspect="Content" ObjectID="_1694071184" r:id="rId23"/>
        </w:object>
      </w:r>
    </w:p>
    <w:p w14:paraId="34FD9327" w14:textId="77777777" w:rsidR="00987222" w:rsidRDefault="00987222" w:rsidP="00987222">
      <w:pPr>
        <w:jc w:val="center"/>
      </w:pPr>
    </w:p>
    <w:p w14:paraId="516F2EBF" w14:textId="29A5D966" w:rsidR="00CE3AD4" w:rsidRDefault="007340F6" w:rsidP="006365DF">
      <w:r>
        <w:rPr>
          <w:rFonts w:hint="eastAsia"/>
        </w:rPr>
        <w:t>数据</w:t>
      </w:r>
      <w:r w:rsidR="00265C16">
        <w:rPr>
          <w:rFonts w:hint="eastAsia"/>
        </w:rPr>
        <w:t>表</w:t>
      </w:r>
      <w:r w:rsidR="00895DB6">
        <w:rPr>
          <w:rFonts w:hint="eastAsia"/>
        </w:rPr>
        <w:t>说明</w:t>
      </w:r>
      <w:r w:rsidR="001C7F78">
        <w:rPr>
          <w:rFonts w:hint="eastAsia"/>
        </w:rPr>
        <w:t>见下表：</w:t>
      </w:r>
    </w:p>
    <w:tbl>
      <w:tblPr>
        <w:tblStyle w:val="a9"/>
        <w:tblW w:w="9325" w:type="dxa"/>
        <w:jc w:val="center"/>
        <w:tblLook w:val="04A0" w:firstRow="1" w:lastRow="0" w:firstColumn="1" w:lastColumn="0" w:noHBand="0" w:noVBand="1"/>
      </w:tblPr>
      <w:tblGrid>
        <w:gridCol w:w="1290"/>
        <w:gridCol w:w="1756"/>
        <w:gridCol w:w="2763"/>
        <w:gridCol w:w="3516"/>
      </w:tblGrid>
      <w:tr w:rsidR="00242514" w14:paraId="50EDF38C" w14:textId="77777777" w:rsidTr="001B7A12">
        <w:trPr>
          <w:jc w:val="center"/>
        </w:trPr>
        <w:tc>
          <w:tcPr>
            <w:tcW w:w="1290" w:type="dxa"/>
          </w:tcPr>
          <w:p w14:paraId="231A5DB9" w14:textId="243D08EB" w:rsidR="00242514" w:rsidRDefault="00242514" w:rsidP="003A4E36">
            <w:pPr>
              <w:jc w:val="center"/>
            </w:pPr>
            <w:r>
              <w:rPr>
                <w:rFonts w:hint="eastAsia"/>
              </w:rPr>
              <w:t>表名</w:t>
            </w:r>
          </w:p>
        </w:tc>
        <w:tc>
          <w:tcPr>
            <w:tcW w:w="1756" w:type="dxa"/>
          </w:tcPr>
          <w:p w14:paraId="458A384F" w14:textId="5494CFFA" w:rsidR="00242514" w:rsidRDefault="00242514" w:rsidP="003A4E36">
            <w:pPr>
              <w:jc w:val="center"/>
            </w:pPr>
            <w:r>
              <w:rPr>
                <w:rFonts w:hint="eastAsia"/>
              </w:rPr>
              <w:t>主键</w:t>
            </w:r>
          </w:p>
        </w:tc>
        <w:tc>
          <w:tcPr>
            <w:tcW w:w="2763" w:type="dxa"/>
          </w:tcPr>
          <w:p w14:paraId="629EFEB9" w14:textId="2BD9DA0C" w:rsidR="00242514" w:rsidRDefault="00242514" w:rsidP="003A4E36">
            <w:pPr>
              <w:jc w:val="center"/>
            </w:pPr>
            <w:r>
              <w:rPr>
                <w:rFonts w:hint="eastAsia"/>
              </w:rPr>
              <w:t>外键</w:t>
            </w:r>
          </w:p>
        </w:tc>
        <w:tc>
          <w:tcPr>
            <w:tcW w:w="3516" w:type="dxa"/>
          </w:tcPr>
          <w:p w14:paraId="089ED8C0" w14:textId="3C2C2AB5" w:rsidR="00242514" w:rsidRDefault="00155DFC" w:rsidP="003A4E36">
            <w:pPr>
              <w:jc w:val="center"/>
            </w:pPr>
            <w:r>
              <w:rPr>
                <w:rFonts w:hint="eastAsia"/>
              </w:rPr>
              <w:t>说明</w:t>
            </w:r>
          </w:p>
        </w:tc>
      </w:tr>
      <w:tr w:rsidR="00242514" w14:paraId="7A9910CD" w14:textId="77777777" w:rsidTr="001B7A12">
        <w:trPr>
          <w:jc w:val="center"/>
        </w:trPr>
        <w:tc>
          <w:tcPr>
            <w:tcW w:w="1290" w:type="dxa"/>
          </w:tcPr>
          <w:p w14:paraId="53A52BBB" w14:textId="46E876D9" w:rsidR="00242514" w:rsidRDefault="00242514" w:rsidP="00D90B19">
            <w:r>
              <w:t>S</w:t>
            </w:r>
            <w:r>
              <w:rPr>
                <w:rFonts w:hint="eastAsia"/>
              </w:rPr>
              <w:t>tudent</w:t>
            </w:r>
          </w:p>
        </w:tc>
        <w:tc>
          <w:tcPr>
            <w:tcW w:w="1756" w:type="dxa"/>
          </w:tcPr>
          <w:p w14:paraId="028B9807" w14:textId="4E2CB785" w:rsidR="00242514" w:rsidRDefault="00242514" w:rsidP="00D90B19">
            <w:r>
              <w:t>studentID</w:t>
            </w:r>
            <w:r>
              <w:rPr>
                <w:rFonts w:hint="eastAsia"/>
              </w:rPr>
              <w:t>(</w:t>
            </w:r>
            <w:r>
              <w:t>int)</w:t>
            </w:r>
          </w:p>
        </w:tc>
        <w:tc>
          <w:tcPr>
            <w:tcW w:w="2763" w:type="dxa"/>
          </w:tcPr>
          <w:p w14:paraId="4053F805" w14:textId="77777777" w:rsidR="00242514" w:rsidRDefault="00242514" w:rsidP="00D90B19"/>
        </w:tc>
        <w:tc>
          <w:tcPr>
            <w:tcW w:w="3516" w:type="dxa"/>
          </w:tcPr>
          <w:p w14:paraId="705EA97D" w14:textId="51F51248" w:rsidR="00242514" w:rsidRDefault="00155DFC" w:rsidP="00D90B19">
            <w:r>
              <w:rPr>
                <w:rFonts w:hint="eastAsia"/>
              </w:rPr>
              <w:t>存储学生</w:t>
            </w:r>
            <w:r w:rsidR="001B7A12">
              <w:rPr>
                <w:rFonts w:hint="eastAsia"/>
              </w:rPr>
              <w:t>的个人</w:t>
            </w:r>
            <w:r>
              <w:rPr>
                <w:rFonts w:hint="eastAsia"/>
              </w:rPr>
              <w:t>信息</w:t>
            </w:r>
          </w:p>
        </w:tc>
      </w:tr>
      <w:tr w:rsidR="00242514" w14:paraId="2FCB9D4C" w14:textId="77777777" w:rsidTr="001B7A12">
        <w:trPr>
          <w:jc w:val="center"/>
        </w:trPr>
        <w:tc>
          <w:tcPr>
            <w:tcW w:w="1290" w:type="dxa"/>
          </w:tcPr>
          <w:p w14:paraId="5D2673FE" w14:textId="59006249" w:rsidR="00242514" w:rsidRDefault="00242514" w:rsidP="00D90B19">
            <w:r>
              <w:t>Course</w:t>
            </w:r>
          </w:p>
        </w:tc>
        <w:tc>
          <w:tcPr>
            <w:tcW w:w="1756" w:type="dxa"/>
          </w:tcPr>
          <w:p w14:paraId="273CCA4A" w14:textId="5299C69B" w:rsidR="00242514" w:rsidRDefault="00242514" w:rsidP="00D90B19">
            <w:r>
              <w:rPr>
                <w:rFonts w:hint="eastAsia"/>
              </w:rPr>
              <w:t>i</w:t>
            </w:r>
            <w:r>
              <w:t>d(int)</w:t>
            </w:r>
          </w:p>
        </w:tc>
        <w:tc>
          <w:tcPr>
            <w:tcW w:w="2763" w:type="dxa"/>
          </w:tcPr>
          <w:p w14:paraId="62294BC0" w14:textId="77777777" w:rsidR="00242514" w:rsidRDefault="00242514" w:rsidP="00D90B19"/>
        </w:tc>
        <w:tc>
          <w:tcPr>
            <w:tcW w:w="3516" w:type="dxa"/>
          </w:tcPr>
          <w:p w14:paraId="654C00E7" w14:textId="6F01AEC4" w:rsidR="00242514" w:rsidRDefault="00155DFC" w:rsidP="00D90B19">
            <w:r>
              <w:rPr>
                <w:rFonts w:hint="eastAsia"/>
              </w:rPr>
              <w:t>存储课程信息</w:t>
            </w:r>
          </w:p>
        </w:tc>
      </w:tr>
      <w:tr w:rsidR="00242514" w14:paraId="60A93BBB" w14:textId="77777777" w:rsidTr="001B7A12">
        <w:trPr>
          <w:jc w:val="center"/>
        </w:trPr>
        <w:tc>
          <w:tcPr>
            <w:tcW w:w="1290" w:type="dxa"/>
          </w:tcPr>
          <w:p w14:paraId="315E3E5B" w14:textId="1FB6B48D" w:rsidR="00242514" w:rsidRDefault="00242514" w:rsidP="00D90B19">
            <w:r>
              <w:rPr>
                <w:rFonts w:hint="eastAsia"/>
              </w:rPr>
              <w:t>Selection</w:t>
            </w:r>
          </w:p>
        </w:tc>
        <w:tc>
          <w:tcPr>
            <w:tcW w:w="1756" w:type="dxa"/>
          </w:tcPr>
          <w:p w14:paraId="078B096C" w14:textId="14356C44" w:rsidR="00242514" w:rsidRDefault="00242514" w:rsidP="00D90B19">
            <w:r>
              <w:t>id(int)</w:t>
            </w:r>
          </w:p>
        </w:tc>
        <w:tc>
          <w:tcPr>
            <w:tcW w:w="2763" w:type="dxa"/>
          </w:tcPr>
          <w:p w14:paraId="7BF517F9" w14:textId="49F3DA7F" w:rsidR="00242514" w:rsidRDefault="000D66B0" w:rsidP="00D90B19">
            <w:r>
              <w:t>courseid_id,studentid_id</w:t>
            </w:r>
          </w:p>
        </w:tc>
        <w:tc>
          <w:tcPr>
            <w:tcW w:w="3516" w:type="dxa"/>
          </w:tcPr>
          <w:p w14:paraId="04A59DF4" w14:textId="6AE6B95F" w:rsidR="00242514" w:rsidRDefault="00155DFC" w:rsidP="00D90B19">
            <w:r>
              <w:rPr>
                <w:rFonts w:hint="eastAsia"/>
              </w:rPr>
              <w:t>存储</w:t>
            </w:r>
            <w:r w:rsidR="001B7A12">
              <w:rPr>
                <w:rFonts w:hint="eastAsia"/>
              </w:rPr>
              <w:t>学生</w:t>
            </w:r>
            <w:r>
              <w:rPr>
                <w:rFonts w:hint="eastAsia"/>
              </w:rPr>
              <w:t>选课信息</w:t>
            </w:r>
          </w:p>
        </w:tc>
      </w:tr>
      <w:tr w:rsidR="00242514" w14:paraId="1A71BF90" w14:textId="77777777" w:rsidTr="001B7A12">
        <w:trPr>
          <w:jc w:val="center"/>
        </w:trPr>
        <w:tc>
          <w:tcPr>
            <w:tcW w:w="1290" w:type="dxa"/>
          </w:tcPr>
          <w:p w14:paraId="57656793" w14:textId="58C3B59F" w:rsidR="00242514" w:rsidRDefault="00242514" w:rsidP="00D90B19">
            <w:r>
              <w:rPr>
                <w:rFonts w:hint="eastAsia"/>
              </w:rPr>
              <w:t>U</w:t>
            </w:r>
            <w:r>
              <w:t>ser</w:t>
            </w:r>
          </w:p>
        </w:tc>
        <w:tc>
          <w:tcPr>
            <w:tcW w:w="1756" w:type="dxa"/>
          </w:tcPr>
          <w:p w14:paraId="684348CB" w14:textId="3CF5DBE7" w:rsidR="00242514" w:rsidRDefault="00242514" w:rsidP="00D90B19">
            <w:r>
              <w:t>id(int)</w:t>
            </w:r>
          </w:p>
        </w:tc>
        <w:tc>
          <w:tcPr>
            <w:tcW w:w="2763" w:type="dxa"/>
          </w:tcPr>
          <w:p w14:paraId="784C7E24" w14:textId="77777777" w:rsidR="00242514" w:rsidRDefault="00242514" w:rsidP="00D90B19"/>
        </w:tc>
        <w:tc>
          <w:tcPr>
            <w:tcW w:w="3516" w:type="dxa"/>
          </w:tcPr>
          <w:p w14:paraId="29902896" w14:textId="1F3DDAD1" w:rsidR="00242514" w:rsidRDefault="00155DFC" w:rsidP="00D90B19">
            <w:r>
              <w:rPr>
                <w:rFonts w:hint="eastAsia"/>
              </w:rPr>
              <w:t>存储</w:t>
            </w:r>
            <w:r w:rsidR="001B7A12">
              <w:rPr>
                <w:rFonts w:hint="eastAsia"/>
              </w:rPr>
              <w:t>用户的账号、密码、类型</w:t>
            </w:r>
          </w:p>
        </w:tc>
      </w:tr>
      <w:tr w:rsidR="00242514" w14:paraId="33F4FFB3" w14:textId="77777777" w:rsidTr="001B7A12">
        <w:trPr>
          <w:jc w:val="center"/>
        </w:trPr>
        <w:tc>
          <w:tcPr>
            <w:tcW w:w="1290" w:type="dxa"/>
          </w:tcPr>
          <w:p w14:paraId="18CEAC37" w14:textId="48E09F13" w:rsidR="00242514" w:rsidRDefault="00242514" w:rsidP="00D90B19">
            <w:r>
              <w:rPr>
                <w:rFonts w:hint="eastAsia"/>
              </w:rPr>
              <w:t>L</w:t>
            </w:r>
            <w:r>
              <w:t>og</w:t>
            </w:r>
          </w:p>
        </w:tc>
        <w:tc>
          <w:tcPr>
            <w:tcW w:w="1756" w:type="dxa"/>
          </w:tcPr>
          <w:p w14:paraId="4BB17699" w14:textId="0A7A98AF" w:rsidR="00242514" w:rsidRDefault="00242514" w:rsidP="00D90B19">
            <w:r>
              <w:t>id(int)</w:t>
            </w:r>
          </w:p>
        </w:tc>
        <w:tc>
          <w:tcPr>
            <w:tcW w:w="2763" w:type="dxa"/>
          </w:tcPr>
          <w:p w14:paraId="721FA365" w14:textId="77777777" w:rsidR="00242514" w:rsidRDefault="00242514" w:rsidP="00D90B19"/>
        </w:tc>
        <w:tc>
          <w:tcPr>
            <w:tcW w:w="3516" w:type="dxa"/>
          </w:tcPr>
          <w:p w14:paraId="42CC5566" w14:textId="1FAF76C8" w:rsidR="00242514" w:rsidRDefault="001B7A12" w:rsidP="00D90B19">
            <w:r>
              <w:rPr>
                <w:rFonts w:hint="eastAsia"/>
              </w:rPr>
              <w:t>日志表，</w:t>
            </w:r>
            <w:r w:rsidR="00155DFC">
              <w:rPr>
                <w:rFonts w:hint="eastAsia"/>
              </w:rPr>
              <w:t>记录用户的操作</w:t>
            </w:r>
          </w:p>
        </w:tc>
      </w:tr>
    </w:tbl>
    <w:p w14:paraId="25EEEFE5" w14:textId="3B1EFBED" w:rsidR="00C50EC3" w:rsidRDefault="000C08C4" w:rsidP="00261361">
      <w:pPr>
        <w:pStyle w:val="2"/>
      </w:pPr>
      <w:bookmarkStart w:id="9" w:name="_Toc82515283"/>
      <w:r>
        <w:rPr>
          <w:rFonts w:hint="eastAsia"/>
        </w:rPr>
        <w:t>改进功能</w:t>
      </w:r>
      <w:r w:rsidR="00155DFC">
        <w:rPr>
          <w:rFonts w:hint="eastAsia"/>
        </w:rPr>
        <w:t>界面</w:t>
      </w:r>
      <w:r>
        <w:rPr>
          <w:rFonts w:hint="eastAsia"/>
        </w:rPr>
        <w:t>展示</w:t>
      </w:r>
      <w:bookmarkEnd w:id="9"/>
    </w:p>
    <w:p w14:paraId="648ED9EF" w14:textId="71181950" w:rsidR="001C7F78" w:rsidRDefault="001C7F78" w:rsidP="00506A75">
      <w:pPr>
        <w:pStyle w:val="3"/>
      </w:pPr>
      <w:bookmarkStart w:id="10" w:name="_Toc82515284"/>
      <w:r>
        <w:rPr>
          <w:rFonts w:hint="eastAsia"/>
        </w:rPr>
        <w:t>登录界面</w:t>
      </w:r>
      <w:bookmarkEnd w:id="10"/>
    </w:p>
    <w:p w14:paraId="2D335FDE" w14:textId="2EB377E2" w:rsidR="001C7F78" w:rsidRPr="00506A75" w:rsidRDefault="001C7F78" w:rsidP="00506A75">
      <w:r>
        <w:rPr>
          <w:rFonts w:hint="eastAsia"/>
        </w:rPr>
        <w:t>用户可以根据“进入学生信息管理系统！”按钮进入系统主界面，在点击按钮时，系统会进行判断，若当前处于未登录阶段，则会跳转到登录界面，在登陆成功后，便可进入系统主界面。同时界面的右上角显示了登录状况，若用户已登录，则显示用户名和注销，若用户未登录，则显示登录和注册。</w:t>
      </w:r>
    </w:p>
    <w:p w14:paraId="633E3CA7" w14:textId="23B94BE4" w:rsidR="000C08C4" w:rsidRDefault="00506A75" w:rsidP="00506A75">
      <w:pPr>
        <w:jc w:val="center"/>
      </w:pPr>
      <w:r>
        <w:rPr>
          <w:noProof/>
        </w:rPr>
        <w:drawing>
          <wp:inline distT="0" distB="0" distL="0" distR="0" wp14:anchorId="19BBB99A" wp14:editId="25413D42">
            <wp:extent cx="3343585" cy="1242104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12227" cy="1267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55DFC">
        <w:rPr>
          <w:noProof/>
        </w:rPr>
        <w:drawing>
          <wp:inline distT="0" distB="0" distL="0" distR="0" wp14:anchorId="6EF01E3E" wp14:editId="1248894B">
            <wp:extent cx="3254721" cy="1237468"/>
            <wp:effectExtent l="0" t="0" r="3175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9841" cy="12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138CE" w14:textId="02F89FEB" w:rsidR="00812E05" w:rsidRPr="00812E05" w:rsidRDefault="00812E05" w:rsidP="00812E05">
      <w:pPr>
        <w:rPr>
          <w:sz w:val="18"/>
          <w:szCs w:val="18"/>
        </w:rPr>
      </w:pPr>
      <w:r>
        <w:tab/>
        <w:t xml:space="preserve">     </w:t>
      </w:r>
      <w:r w:rsidRPr="00812E05">
        <w:rPr>
          <w:sz w:val="18"/>
          <w:szCs w:val="18"/>
        </w:rPr>
        <w:t xml:space="preserve">     </w:t>
      </w:r>
      <w:r w:rsidR="00EA3ABB">
        <w:rPr>
          <w:sz w:val="18"/>
          <w:szCs w:val="18"/>
        </w:rPr>
        <w:t xml:space="preserve">  </w:t>
      </w:r>
      <w:r>
        <w:rPr>
          <w:sz w:val="18"/>
          <w:szCs w:val="18"/>
        </w:rPr>
        <w:t xml:space="preserve"> </w:t>
      </w:r>
      <w:r w:rsidRPr="00812E05">
        <w:rPr>
          <w:rFonts w:hint="eastAsia"/>
          <w:sz w:val="18"/>
          <w:szCs w:val="18"/>
        </w:rPr>
        <w:t>图</w:t>
      </w:r>
      <w:r w:rsidRPr="00812E05">
        <w:rPr>
          <w:sz w:val="18"/>
          <w:szCs w:val="18"/>
        </w:rPr>
        <w:t>1</w:t>
      </w:r>
      <w:r w:rsidRPr="00812E05">
        <w:rPr>
          <w:rFonts w:hint="eastAsia"/>
          <w:sz w:val="18"/>
          <w:szCs w:val="18"/>
        </w:rPr>
        <w:t>：未登录状态</w:t>
      </w:r>
      <w:r w:rsidRPr="00812E05">
        <w:rPr>
          <w:rFonts w:hint="eastAsia"/>
          <w:sz w:val="18"/>
          <w:szCs w:val="18"/>
        </w:rPr>
        <w:t xml:space="preserve"> </w:t>
      </w:r>
      <w:r w:rsidRPr="00812E05">
        <w:rPr>
          <w:sz w:val="18"/>
          <w:szCs w:val="18"/>
        </w:rPr>
        <w:t xml:space="preserve">                                   </w:t>
      </w:r>
      <w:r>
        <w:rPr>
          <w:sz w:val="18"/>
          <w:szCs w:val="18"/>
        </w:rPr>
        <w:t xml:space="preserve">        </w:t>
      </w:r>
      <w:r w:rsidRPr="00812E05">
        <w:rPr>
          <w:rFonts w:hint="eastAsia"/>
          <w:sz w:val="18"/>
          <w:szCs w:val="18"/>
        </w:rPr>
        <w:t>图</w:t>
      </w:r>
      <w:r w:rsidRPr="00812E05">
        <w:rPr>
          <w:rFonts w:hint="eastAsia"/>
          <w:sz w:val="18"/>
          <w:szCs w:val="18"/>
        </w:rPr>
        <w:t>2</w:t>
      </w:r>
      <w:r w:rsidRPr="00812E05">
        <w:rPr>
          <w:rFonts w:hint="eastAsia"/>
          <w:sz w:val="18"/>
          <w:szCs w:val="18"/>
        </w:rPr>
        <w:t>：已经登陆状态</w:t>
      </w:r>
    </w:p>
    <w:p w14:paraId="4BBE7879" w14:textId="77777777" w:rsidR="000C08C4" w:rsidRDefault="000C08C4" w:rsidP="00506A75">
      <w:pPr>
        <w:pStyle w:val="3"/>
      </w:pPr>
      <w:bookmarkStart w:id="11" w:name="_Toc82515285"/>
      <w:r>
        <w:rPr>
          <w:rFonts w:hint="eastAsia"/>
        </w:rPr>
        <w:lastRenderedPageBreak/>
        <w:t>选课（改进版）</w:t>
      </w:r>
      <w:bookmarkEnd w:id="11"/>
    </w:p>
    <w:p w14:paraId="3B03599D" w14:textId="74DF1DD6" w:rsidR="000C08C4" w:rsidRDefault="000C08C4" w:rsidP="00155DFC">
      <w:r>
        <w:rPr>
          <w:rFonts w:hint="eastAsia"/>
        </w:rPr>
        <w:t>最初的选课界面，学生在选择课程的时候必须同时选择老师，</w:t>
      </w:r>
      <w:r w:rsidR="00980112">
        <w:rPr>
          <w:rFonts w:hint="eastAsia"/>
        </w:rPr>
        <w:t>这样的方式在课程与老师数量较少时，确实可以提高用户的操作效率。但是，当</w:t>
      </w:r>
      <w:r>
        <w:rPr>
          <w:rFonts w:hint="eastAsia"/>
        </w:rPr>
        <w:t>记录数</w:t>
      </w:r>
      <w:r w:rsidR="00980112">
        <w:rPr>
          <w:rFonts w:hint="eastAsia"/>
        </w:rPr>
        <w:t>增多时</w:t>
      </w:r>
      <w:r>
        <w:rPr>
          <w:rFonts w:hint="eastAsia"/>
        </w:rPr>
        <w:t>，这种方式</w:t>
      </w:r>
      <w:r w:rsidR="00980112">
        <w:rPr>
          <w:rFonts w:hint="eastAsia"/>
        </w:rPr>
        <w:t>便</w:t>
      </w:r>
      <w:r>
        <w:rPr>
          <w:rFonts w:hint="eastAsia"/>
        </w:rPr>
        <w:t>会变得不合理</w:t>
      </w:r>
      <w:r w:rsidR="00980112">
        <w:rPr>
          <w:rFonts w:hint="eastAsia"/>
        </w:rPr>
        <w:t>，因为课程和教师组合在一起，会导致下拉框便得格外的长，用户体验和选择的准确度会下降</w:t>
      </w:r>
      <w:r>
        <w:rPr>
          <w:rFonts w:hint="eastAsia"/>
        </w:rPr>
        <w:t>。</w:t>
      </w:r>
      <w:r w:rsidR="00980112">
        <w:rPr>
          <w:rFonts w:hint="eastAsia"/>
        </w:rPr>
        <w:t>针对这个问题，我改进了</w:t>
      </w:r>
      <w:r>
        <w:rPr>
          <w:rFonts w:hint="eastAsia"/>
        </w:rPr>
        <w:t>选课界面，学生在选择课程名后，系统将给出该门课程的授课教师，供学生选择。</w:t>
      </w:r>
    </w:p>
    <w:p w14:paraId="5EB593A1" w14:textId="713B2D14" w:rsidR="0003589A" w:rsidRDefault="00980112" w:rsidP="00506A75">
      <w:pPr>
        <w:jc w:val="center"/>
      </w:pPr>
      <w:r>
        <w:rPr>
          <w:noProof/>
        </w:rPr>
        <w:drawing>
          <wp:inline distT="0" distB="0" distL="0" distR="0" wp14:anchorId="029A0587" wp14:editId="4C97A8FF">
            <wp:extent cx="2569580" cy="17068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87052" cy="1718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C08C4">
        <w:rPr>
          <w:noProof/>
        </w:rPr>
        <w:drawing>
          <wp:inline distT="0" distB="0" distL="0" distR="0" wp14:anchorId="2A60AE27" wp14:editId="5B429983">
            <wp:extent cx="3109595" cy="1668609"/>
            <wp:effectExtent l="0" t="0" r="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31239" cy="1680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D4E6E" w14:textId="6D867786" w:rsidR="00980112" w:rsidRPr="000E3BB1" w:rsidRDefault="00980112" w:rsidP="000E3BB1">
      <w:pPr>
        <w:ind w:firstLineChars="1000" w:firstLine="1800"/>
        <w:rPr>
          <w:sz w:val="18"/>
          <w:szCs w:val="18"/>
        </w:rPr>
      </w:pPr>
      <w:r w:rsidRPr="000E3BB1">
        <w:rPr>
          <w:rFonts w:hint="eastAsia"/>
          <w:sz w:val="18"/>
          <w:szCs w:val="18"/>
        </w:rPr>
        <w:t>图</w:t>
      </w:r>
      <w:r w:rsidRPr="000E3BB1">
        <w:rPr>
          <w:rFonts w:hint="eastAsia"/>
          <w:sz w:val="18"/>
          <w:szCs w:val="18"/>
        </w:rPr>
        <w:t>1</w:t>
      </w:r>
      <w:r w:rsidRPr="000E3BB1">
        <w:rPr>
          <w:rFonts w:hint="eastAsia"/>
          <w:sz w:val="18"/>
          <w:szCs w:val="18"/>
        </w:rPr>
        <w:t>：选课界面（旧）</w:t>
      </w:r>
      <w:r w:rsidRPr="000E3BB1">
        <w:rPr>
          <w:rFonts w:hint="eastAsia"/>
          <w:sz w:val="18"/>
          <w:szCs w:val="18"/>
        </w:rPr>
        <w:t xml:space="preserve"> </w:t>
      </w:r>
      <w:r w:rsidRPr="000E3BB1">
        <w:rPr>
          <w:sz w:val="18"/>
          <w:szCs w:val="18"/>
        </w:rPr>
        <w:t xml:space="preserve">                   </w:t>
      </w:r>
      <w:r w:rsidR="000E3BB1">
        <w:rPr>
          <w:sz w:val="18"/>
          <w:szCs w:val="18"/>
        </w:rPr>
        <w:t xml:space="preserve">          </w:t>
      </w:r>
      <w:r w:rsidRPr="000E3BB1">
        <w:rPr>
          <w:sz w:val="18"/>
          <w:szCs w:val="18"/>
        </w:rPr>
        <w:t xml:space="preserve"> </w:t>
      </w:r>
      <w:r w:rsidRPr="000E3BB1">
        <w:rPr>
          <w:rFonts w:hint="eastAsia"/>
          <w:sz w:val="18"/>
          <w:szCs w:val="18"/>
        </w:rPr>
        <w:t>图</w:t>
      </w:r>
      <w:r w:rsidRPr="000E3BB1">
        <w:rPr>
          <w:rFonts w:hint="eastAsia"/>
          <w:sz w:val="18"/>
          <w:szCs w:val="18"/>
        </w:rPr>
        <w:t>2</w:t>
      </w:r>
      <w:r w:rsidRPr="000E3BB1">
        <w:rPr>
          <w:rFonts w:hint="eastAsia"/>
          <w:sz w:val="18"/>
          <w:szCs w:val="18"/>
        </w:rPr>
        <w:t>：选课界面（新）</w:t>
      </w:r>
    </w:p>
    <w:p w14:paraId="205DBC88" w14:textId="460AA21A" w:rsidR="001C7F78" w:rsidRDefault="00C50EC3" w:rsidP="00506A75">
      <w:pPr>
        <w:pStyle w:val="3"/>
      </w:pPr>
      <w:bookmarkStart w:id="12" w:name="_Toc82515286"/>
      <w:r>
        <w:rPr>
          <w:rFonts w:hint="eastAsia"/>
        </w:rPr>
        <w:t>数据分析</w:t>
      </w:r>
      <w:bookmarkEnd w:id="12"/>
    </w:p>
    <w:p w14:paraId="0686FF66" w14:textId="56E9F9C9" w:rsidR="00C50EC3" w:rsidRDefault="00654DD0" w:rsidP="0003589A">
      <w:pPr>
        <w:widowControl/>
        <w:jc w:val="left"/>
      </w:pPr>
      <w:r>
        <w:rPr>
          <w:rFonts w:hint="eastAsia"/>
        </w:rPr>
        <w:t>数据分析主要涉及到学生各科成绩的分布、以及总成绩排序等基础的统计功能。数据可视化由</w:t>
      </w:r>
      <w:r>
        <w:rPr>
          <w:rFonts w:hint="eastAsia"/>
        </w:rPr>
        <w:t>pyecharts</w:t>
      </w:r>
      <w:r>
        <w:rPr>
          <w:rFonts w:hint="eastAsia"/>
        </w:rPr>
        <w:t>库内置的</w:t>
      </w:r>
      <w:r>
        <w:rPr>
          <w:rFonts w:hint="eastAsia"/>
        </w:rPr>
        <w:t>Bar</w:t>
      </w:r>
      <w:r>
        <w:rPr>
          <w:rFonts w:hint="eastAsia"/>
        </w:rPr>
        <w:t>、</w:t>
      </w:r>
      <w:r>
        <w:t>P</w:t>
      </w:r>
      <w:r>
        <w:rPr>
          <w:rFonts w:hint="eastAsia"/>
        </w:rPr>
        <w:t>ie</w:t>
      </w:r>
      <w:r>
        <w:rPr>
          <w:rFonts w:hint="eastAsia"/>
        </w:rPr>
        <w:t>、</w:t>
      </w:r>
      <w:r>
        <w:rPr>
          <w:rFonts w:hint="eastAsia"/>
        </w:rPr>
        <w:t>Line</w:t>
      </w:r>
      <w:r>
        <w:rPr>
          <w:rFonts w:hint="eastAsia"/>
        </w:rPr>
        <w:t>、</w:t>
      </w:r>
      <w:r>
        <w:rPr>
          <w:rFonts w:hint="eastAsia"/>
        </w:rPr>
        <w:t>Table</w:t>
      </w:r>
      <w:r>
        <w:rPr>
          <w:rFonts w:hint="eastAsia"/>
        </w:rPr>
        <w:t>、</w:t>
      </w:r>
      <w:r>
        <w:rPr>
          <w:rFonts w:hint="eastAsia"/>
        </w:rPr>
        <w:t>Time</w:t>
      </w:r>
      <w:r>
        <w:t>L</w:t>
      </w:r>
      <w:r>
        <w:rPr>
          <w:rFonts w:hint="eastAsia"/>
        </w:rPr>
        <w:t>ine</w:t>
      </w:r>
      <w:r>
        <w:rPr>
          <w:rFonts w:hint="eastAsia"/>
        </w:rPr>
        <w:t>等组件完成。因为做了数据绑定，所以</w:t>
      </w:r>
      <w:r w:rsidR="00C50EC3">
        <w:rPr>
          <w:rFonts w:hint="eastAsia"/>
        </w:rPr>
        <w:t>可以动态的更新数据库中学生成绩的柱状图、饼图、折线图以及前</w:t>
      </w:r>
      <w:r w:rsidR="00C50EC3">
        <w:rPr>
          <w:rFonts w:hint="eastAsia"/>
        </w:rPr>
        <w:t>1</w:t>
      </w:r>
      <w:r w:rsidR="00C50EC3">
        <w:t>00</w:t>
      </w:r>
      <w:r w:rsidR="00C50EC3">
        <w:rPr>
          <w:rFonts w:hint="eastAsia"/>
        </w:rPr>
        <w:t>名总成绩排序，其中饼图</w:t>
      </w:r>
      <w:r w:rsidR="003C08CA">
        <w:rPr>
          <w:rFonts w:hint="eastAsia"/>
        </w:rPr>
        <w:t>由</w:t>
      </w:r>
      <w:r w:rsidR="003C08CA">
        <w:rPr>
          <w:rFonts w:hint="eastAsia"/>
        </w:rPr>
        <w:t>3</w:t>
      </w:r>
      <w:r w:rsidR="00B505F5">
        <w:rPr>
          <w:rFonts w:hint="eastAsia"/>
        </w:rPr>
        <w:t>科</w:t>
      </w:r>
      <w:r w:rsidR="003C08CA">
        <w:rPr>
          <w:rFonts w:hint="eastAsia"/>
        </w:rPr>
        <w:t>成绩的分布组成，由</w:t>
      </w:r>
      <w:r w:rsidR="003C08CA">
        <w:rPr>
          <w:rFonts w:hint="eastAsia"/>
        </w:rPr>
        <w:t>Pyecharts</w:t>
      </w:r>
      <w:r w:rsidR="003C08CA">
        <w:rPr>
          <w:rFonts w:hint="eastAsia"/>
        </w:rPr>
        <w:t>库内置的</w:t>
      </w:r>
      <w:r w:rsidR="003C08CA">
        <w:rPr>
          <w:rFonts w:hint="eastAsia"/>
        </w:rPr>
        <w:t>Time</w:t>
      </w:r>
      <w:r w:rsidR="003C08CA">
        <w:t>L</w:t>
      </w:r>
      <w:r w:rsidR="003C08CA">
        <w:rPr>
          <w:rFonts w:hint="eastAsia"/>
        </w:rPr>
        <w:t>ine</w:t>
      </w:r>
      <w:r w:rsidR="003C08CA">
        <w:rPr>
          <w:rFonts w:hint="eastAsia"/>
        </w:rPr>
        <w:t>构建，可以进行自动播放。</w:t>
      </w:r>
    </w:p>
    <w:p w14:paraId="0501D05C" w14:textId="4AB95D59" w:rsidR="00155DFC" w:rsidRDefault="00155DFC" w:rsidP="00155DFC">
      <w:r>
        <w:rPr>
          <w:noProof/>
        </w:rPr>
        <w:drawing>
          <wp:inline distT="0" distB="0" distL="0" distR="0" wp14:anchorId="1BF5D7BF" wp14:editId="4BC9E761">
            <wp:extent cx="1498821" cy="83693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98821" cy="83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F78">
        <w:rPr>
          <w:noProof/>
        </w:rPr>
        <w:drawing>
          <wp:inline distT="0" distB="0" distL="0" distR="0" wp14:anchorId="1EC0822B" wp14:editId="276387AB">
            <wp:extent cx="1806167" cy="831106"/>
            <wp:effectExtent l="0" t="0" r="381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06167" cy="83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7F78">
        <w:rPr>
          <w:noProof/>
        </w:rPr>
        <w:drawing>
          <wp:inline distT="0" distB="0" distL="0" distR="0" wp14:anchorId="2AB4B8C0" wp14:editId="3029634C">
            <wp:extent cx="1752043" cy="835660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3855" cy="83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C6A62">
        <w:rPr>
          <w:noProof/>
        </w:rPr>
        <w:drawing>
          <wp:inline distT="0" distB="0" distL="0" distR="0" wp14:anchorId="443EFFB1" wp14:editId="7347483D">
            <wp:extent cx="1485065" cy="835660"/>
            <wp:effectExtent l="0" t="0" r="127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37986" cy="865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5FB6D" w14:textId="4A27A0B9" w:rsidR="00AC6A62" w:rsidRDefault="00AC6A62" w:rsidP="00155DFC"/>
    <w:p w14:paraId="1C94AB20" w14:textId="40ED57DF" w:rsidR="001C7F78" w:rsidRDefault="00A90675" w:rsidP="00506A75">
      <w:pPr>
        <w:pStyle w:val="3"/>
      </w:pPr>
      <w:bookmarkStart w:id="13" w:name="_Toc82515287"/>
      <w:r>
        <w:rPr>
          <w:rFonts w:hint="eastAsia"/>
        </w:rPr>
        <w:t>报表打印</w:t>
      </w:r>
      <w:bookmarkEnd w:id="13"/>
    </w:p>
    <w:p w14:paraId="3F11019D" w14:textId="6096A4C8" w:rsidR="00155DFC" w:rsidRDefault="00A90675" w:rsidP="00155DFC">
      <w:r>
        <w:rPr>
          <w:rFonts w:hint="eastAsia"/>
        </w:rPr>
        <w:t>用户可以根据需要，在右侧的菜单中进行选择，打印功能只会打印用户</w:t>
      </w:r>
      <w:r w:rsidR="000E3BB1">
        <w:rPr>
          <w:rFonts w:hint="eastAsia"/>
        </w:rPr>
        <w:t>选择</w:t>
      </w:r>
      <w:r>
        <w:rPr>
          <w:rFonts w:hint="eastAsia"/>
        </w:rPr>
        <w:t>的字段，</w:t>
      </w:r>
      <w:r w:rsidR="000E3BB1">
        <w:rPr>
          <w:rFonts w:hint="eastAsia"/>
        </w:rPr>
        <w:t>用户选择好字段点击确认后，系统会根据用户选择的字段将学生信息打印为</w:t>
      </w:r>
      <w:r w:rsidR="000E3BB1">
        <w:rPr>
          <w:rFonts w:hint="eastAsia"/>
        </w:rPr>
        <w:t>c</w:t>
      </w:r>
      <w:r w:rsidR="000E3BB1">
        <w:t>sv</w:t>
      </w:r>
      <w:r w:rsidR="000E3BB1">
        <w:rPr>
          <w:rFonts w:hint="eastAsia"/>
        </w:rPr>
        <w:t>格式。</w:t>
      </w:r>
      <w:r>
        <w:rPr>
          <w:rFonts w:hint="eastAsia"/>
        </w:rPr>
        <w:t>目前只实现了</w:t>
      </w:r>
      <w:r w:rsidR="008E0E05">
        <w:rPr>
          <w:rFonts w:hint="eastAsia"/>
        </w:rPr>
        <w:t>根据字段的</w:t>
      </w:r>
      <w:r>
        <w:rPr>
          <w:rFonts w:hint="eastAsia"/>
        </w:rPr>
        <w:t>筛选模式，未来可根据需要增加</w:t>
      </w:r>
      <w:r w:rsidR="008E0E05">
        <w:rPr>
          <w:rFonts w:hint="eastAsia"/>
        </w:rPr>
        <w:t>根据班级、根据学号等筛选模式</w:t>
      </w:r>
      <w:r>
        <w:rPr>
          <w:rFonts w:hint="eastAsia"/>
        </w:rPr>
        <w:t>。</w:t>
      </w:r>
    </w:p>
    <w:p w14:paraId="3480B14F" w14:textId="4A26E4DC" w:rsidR="00593CDD" w:rsidRDefault="00155DFC" w:rsidP="000E3BB1">
      <w:pPr>
        <w:jc w:val="center"/>
      </w:pPr>
      <w:r>
        <w:rPr>
          <w:noProof/>
        </w:rPr>
        <w:drawing>
          <wp:inline distT="0" distB="0" distL="0" distR="0" wp14:anchorId="4C1B79E1" wp14:editId="329DFA82">
            <wp:extent cx="4173648" cy="173106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3648" cy="1731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E3BB1">
        <w:rPr>
          <w:rFonts w:hint="eastAsia"/>
          <w:sz w:val="18"/>
          <w:szCs w:val="18"/>
        </w:rPr>
        <w:t xml:space="preserve"> </w:t>
      </w:r>
      <w:r w:rsidR="000E3BB1">
        <w:rPr>
          <w:sz w:val="18"/>
          <w:szCs w:val="18"/>
        </w:rPr>
        <w:t xml:space="preserve">   </w:t>
      </w:r>
      <w:r w:rsidR="000E3BB1" w:rsidRPr="000E3BB1">
        <w:rPr>
          <w:rFonts w:hint="eastAsia"/>
          <w:sz w:val="18"/>
          <w:szCs w:val="18"/>
        </w:rPr>
        <w:t>图</w:t>
      </w:r>
      <w:r w:rsidR="000E3BB1" w:rsidRPr="000E3BB1">
        <w:rPr>
          <w:noProof/>
          <w:sz w:val="18"/>
          <w:szCs w:val="18"/>
        </w:rPr>
        <w:drawing>
          <wp:anchor distT="0" distB="0" distL="114300" distR="114300" simplePos="0" relativeHeight="251660288" behindDoc="1" locked="0" layoutInCell="1" allowOverlap="1" wp14:anchorId="77F89D93" wp14:editId="2B149D6E">
            <wp:simplePos x="0" y="0"/>
            <wp:positionH relativeFrom="column">
              <wp:posOffset>4359910</wp:posOffset>
            </wp:positionH>
            <wp:positionV relativeFrom="paragraph">
              <wp:posOffset>64770</wp:posOffset>
            </wp:positionV>
            <wp:extent cx="2280285" cy="1729105"/>
            <wp:effectExtent l="0" t="0" r="5715" b="4445"/>
            <wp:wrapTight wrapText="bothSides">
              <wp:wrapPolygon edited="0">
                <wp:start x="0" y="0"/>
                <wp:lineTo x="0" y="21418"/>
                <wp:lineTo x="21474" y="21418"/>
                <wp:lineTo x="21474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0285" cy="1729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E3BB1" w:rsidRPr="000E3BB1">
        <w:rPr>
          <w:rFonts w:hint="eastAsia"/>
          <w:sz w:val="18"/>
          <w:szCs w:val="18"/>
        </w:rPr>
        <w:t>1</w:t>
      </w:r>
      <w:r w:rsidR="000E3BB1" w:rsidRPr="000E3BB1">
        <w:rPr>
          <w:rFonts w:hint="eastAsia"/>
          <w:sz w:val="18"/>
          <w:szCs w:val="18"/>
        </w:rPr>
        <w:t>：报表打印界面</w:t>
      </w:r>
      <w:r w:rsidR="000E3BB1" w:rsidRPr="000E3BB1">
        <w:rPr>
          <w:rFonts w:hint="eastAsia"/>
          <w:sz w:val="18"/>
          <w:szCs w:val="18"/>
        </w:rPr>
        <w:t xml:space="preserve"> </w:t>
      </w:r>
      <w:r w:rsidR="000E3BB1">
        <w:rPr>
          <w:sz w:val="18"/>
          <w:szCs w:val="18"/>
        </w:rPr>
        <w:t xml:space="preserve">                                                      </w:t>
      </w:r>
      <w:r w:rsidR="000E3BB1" w:rsidRPr="000E3BB1">
        <w:rPr>
          <w:rFonts w:hint="eastAsia"/>
          <w:sz w:val="18"/>
          <w:szCs w:val="18"/>
        </w:rPr>
        <w:t>图</w:t>
      </w:r>
      <w:r w:rsidR="000E3BB1" w:rsidRPr="000E3BB1">
        <w:rPr>
          <w:rFonts w:hint="eastAsia"/>
          <w:sz w:val="18"/>
          <w:szCs w:val="18"/>
        </w:rPr>
        <w:t>2</w:t>
      </w:r>
      <w:r w:rsidR="000E3BB1" w:rsidRPr="000E3BB1">
        <w:rPr>
          <w:rFonts w:hint="eastAsia"/>
          <w:sz w:val="18"/>
          <w:szCs w:val="18"/>
        </w:rPr>
        <w:t>：报表打印结果</w:t>
      </w:r>
    </w:p>
    <w:p w14:paraId="67E5E952" w14:textId="50D6734F" w:rsidR="00593CDD" w:rsidRDefault="00C963FD" w:rsidP="00506A75">
      <w:pPr>
        <w:pStyle w:val="3"/>
      </w:pPr>
      <w:bookmarkStart w:id="14" w:name="_Toc82515288"/>
      <w:r>
        <w:rPr>
          <w:rFonts w:hint="eastAsia"/>
        </w:rPr>
        <w:lastRenderedPageBreak/>
        <w:t>培养方案</w:t>
      </w:r>
      <w:bookmarkEnd w:id="14"/>
    </w:p>
    <w:p w14:paraId="614475FE" w14:textId="4778018A" w:rsidR="000C08C4" w:rsidRDefault="00C963FD" w:rsidP="00C31810">
      <w:pPr>
        <w:ind w:left="420"/>
        <w:jc w:val="left"/>
      </w:pPr>
      <w:r>
        <w:rPr>
          <w:rFonts w:hint="eastAsia"/>
        </w:rPr>
        <w:t>学生用户登录时，系统</w:t>
      </w:r>
      <w:r w:rsidR="00C31810">
        <w:rPr>
          <w:rFonts w:hint="eastAsia"/>
        </w:rPr>
        <w:t>会</w:t>
      </w:r>
      <w:r>
        <w:rPr>
          <w:rFonts w:hint="eastAsia"/>
        </w:rPr>
        <w:t>查询该生的学号并返回相应的培养方案，由于开发周期有限，目前只实现了本专业的</w:t>
      </w:r>
      <w:r w:rsidR="006258F4">
        <w:rPr>
          <w:rFonts w:hint="eastAsia"/>
        </w:rPr>
        <w:t>培养方案查询。</w:t>
      </w:r>
      <w:r w:rsidR="009A6889">
        <w:rPr>
          <w:rFonts w:hint="eastAsia"/>
        </w:rPr>
        <w:t>界面如下</w:t>
      </w:r>
      <w:r w:rsidR="000C08C4">
        <w:rPr>
          <w:rFonts w:hint="eastAsia"/>
        </w:rPr>
        <w:t>：</w:t>
      </w:r>
    </w:p>
    <w:p w14:paraId="2394EDE5" w14:textId="37F63E7C" w:rsidR="006501EB" w:rsidRDefault="0003589A" w:rsidP="00506A75">
      <w:pPr>
        <w:jc w:val="center"/>
      </w:pPr>
      <w:r>
        <w:rPr>
          <w:noProof/>
        </w:rPr>
        <w:drawing>
          <wp:inline distT="0" distB="0" distL="0" distR="0" wp14:anchorId="6DCB4A02" wp14:editId="16263AA4">
            <wp:extent cx="3876505" cy="171563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83324" cy="171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A4B63" w14:textId="77777777" w:rsidR="00593CDD" w:rsidRDefault="00D50551" w:rsidP="00506A75">
      <w:pPr>
        <w:pStyle w:val="3"/>
      </w:pPr>
      <w:bookmarkStart w:id="15" w:name="_Toc82515289"/>
      <w:r>
        <w:rPr>
          <w:rFonts w:hint="eastAsia"/>
        </w:rPr>
        <w:t>系统日志</w:t>
      </w:r>
      <w:bookmarkEnd w:id="15"/>
    </w:p>
    <w:p w14:paraId="012389F0" w14:textId="16746A8B" w:rsidR="00D50551" w:rsidRDefault="003467A6" w:rsidP="00351A15">
      <w:pPr>
        <w:ind w:firstLine="420"/>
      </w:pPr>
      <w:r>
        <w:rPr>
          <w:rFonts w:hint="eastAsia"/>
        </w:rPr>
        <w:t>日志模块会自动记录操作时间、操作者、操作类型以及操作的具体信息且不允许更改。</w:t>
      </w:r>
      <w:r w:rsidR="00D50551">
        <w:rPr>
          <w:rFonts w:hint="eastAsia"/>
        </w:rPr>
        <w:t>管理员用户可以</w:t>
      </w:r>
      <w:r>
        <w:rPr>
          <w:rFonts w:hint="eastAsia"/>
        </w:rPr>
        <w:t>在左侧查询框中输入</w:t>
      </w:r>
      <w:r w:rsidR="00D50551">
        <w:rPr>
          <w:rFonts w:hint="eastAsia"/>
        </w:rPr>
        <w:t>操作类型查询相应记录，也可以</w:t>
      </w:r>
      <w:r>
        <w:rPr>
          <w:rFonts w:hint="eastAsia"/>
        </w:rPr>
        <w:t>在右侧查询框中</w:t>
      </w:r>
      <w:r w:rsidR="00D50551">
        <w:rPr>
          <w:rFonts w:hint="eastAsia"/>
        </w:rPr>
        <w:t>根据选择操作时间</w:t>
      </w:r>
      <w:r>
        <w:rPr>
          <w:rFonts w:hint="eastAsia"/>
        </w:rPr>
        <w:t>或者输入操作时间</w:t>
      </w:r>
      <w:r w:rsidR="00D50551">
        <w:rPr>
          <w:rFonts w:hint="eastAsia"/>
        </w:rPr>
        <w:t>来进行相应的查询。</w:t>
      </w:r>
    </w:p>
    <w:p w14:paraId="41D4F08E" w14:textId="6FDE1F34" w:rsidR="00D50551" w:rsidRPr="00D50551" w:rsidRDefault="00D50551" w:rsidP="00506A75">
      <w:pPr>
        <w:jc w:val="center"/>
      </w:pPr>
      <w:r>
        <w:rPr>
          <w:noProof/>
        </w:rPr>
        <w:drawing>
          <wp:inline distT="0" distB="0" distL="0" distR="0" wp14:anchorId="0B8B3135" wp14:editId="65B0E0DB">
            <wp:extent cx="3834143" cy="2121104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43417" cy="2126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100E7" w14:textId="328C5B49" w:rsidR="004575A1" w:rsidRDefault="004575A1" w:rsidP="00DA31A8">
      <w:pPr>
        <w:widowControl/>
        <w:jc w:val="left"/>
      </w:pPr>
    </w:p>
    <w:p w14:paraId="4D96D04B" w14:textId="1AF3FDB4" w:rsidR="004575A1" w:rsidRDefault="0039389B" w:rsidP="0039389B">
      <w:pPr>
        <w:pStyle w:val="2"/>
      </w:pPr>
      <w:bookmarkStart w:id="16" w:name="_Toc82515290"/>
      <w:r>
        <w:rPr>
          <w:rFonts w:hint="eastAsia"/>
        </w:rPr>
        <w:t>系统目前存在的问题</w:t>
      </w:r>
      <w:bookmarkEnd w:id="16"/>
    </w:p>
    <w:p w14:paraId="1B5EFF43" w14:textId="77777777" w:rsidR="000F0CE0" w:rsidRDefault="000F0CE0" w:rsidP="000F0CE0">
      <w:pPr>
        <w:pStyle w:val="3"/>
      </w:pPr>
      <w:bookmarkStart w:id="17" w:name="_Toc82515291"/>
      <w:r>
        <w:rPr>
          <w:rFonts w:hint="eastAsia"/>
        </w:rPr>
        <w:t>数据库设计问题</w:t>
      </w:r>
      <w:bookmarkEnd w:id="17"/>
    </w:p>
    <w:p w14:paraId="26736E9B" w14:textId="4DA92B9F" w:rsidR="000F0CE0" w:rsidRDefault="000F0CE0" w:rsidP="000F0CE0">
      <w:pPr>
        <w:widowControl/>
        <w:ind w:firstLine="420"/>
        <w:jc w:val="left"/>
      </w:pPr>
      <w:r>
        <w:rPr>
          <w:rFonts w:hint="eastAsia"/>
        </w:rPr>
        <w:t>数据库设计存在不合理之处，学生表</w:t>
      </w:r>
      <w:r w:rsidR="008B0C9C">
        <w:rPr>
          <w:rFonts w:hint="eastAsia"/>
        </w:rPr>
        <w:t>的字段设计不合理</w:t>
      </w:r>
      <w:r>
        <w:rPr>
          <w:rFonts w:hint="eastAsia"/>
        </w:rPr>
        <w:t>，分数</w:t>
      </w:r>
      <w:r w:rsidR="008B0C9C">
        <w:rPr>
          <w:rFonts w:hint="eastAsia"/>
        </w:rPr>
        <w:t>字段</w:t>
      </w:r>
      <w:r>
        <w:rPr>
          <w:rFonts w:hint="eastAsia"/>
        </w:rPr>
        <w:t>应该存储于选课表中，否则即使该学生不需要选择该课程，但记录依然存在该课程分数</w:t>
      </w:r>
      <w:r w:rsidR="008B0C9C">
        <w:rPr>
          <w:rFonts w:hint="eastAsia"/>
        </w:rPr>
        <w:t>，这会造成开销的浪费</w:t>
      </w:r>
      <w:r>
        <w:rPr>
          <w:rFonts w:hint="eastAsia"/>
        </w:rPr>
        <w:t>。</w:t>
      </w:r>
      <w:r w:rsidR="001D70E5">
        <w:rPr>
          <w:rFonts w:hint="eastAsia"/>
        </w:rPr>
        <w:t>合理的做法应该是：学生表存放学号、姓名、邮箱、宿舍等学生基础信息，课程号存放课程号、课程名、授课教师、开课学期、学分等课程基础信息，在选课表中将学号、课程号作为联合主键，并存储该课程分数。</w:t>
      </w:r>
    </w:p>
    <w:p w14:paraId="4A7DC9A5" w14:textId="2EFDE52A" w:rsidR="000F0CE0" w:rsidRDefault="000F0CE0" w:rsidP="00895DB6">
      <w:pPr>
        <w:widowControl/>
        <w:jc w:val="center"/>
      </w:pPr>
      <w:r>
        <w:rPr>
          <w:noProof/>
        </w:rPr>
        <w:lastRenderedPageBreak/>
        <w:drawing>
          <wp:inline distT="0" distB="0" distL="0" distR="0" wp14:anchorId="4870F9DA" wp14:editId="1D0E41BB">
            <wp:extent cx="5274310" cy="173799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3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D4BC1" w14:textId="374A34E5" w:rsidR="001D70E5" w:rsidRPr="001D70E5" w:rsidRDefault="001D70E5" w:rsidP="00895DB6">
      <w:pPr>
        <w:widowControl/>
        <w:jc w:val="center"/>
        <w:rPr>
          <w:sz w:val="18"/>
          <w:szCs w:val="18"/>
        </w:rPr>
      </w:pPr>
      <w:r w:rsidRPr="001D70E5">
        <w:rPr>
          <w:rFonts w:hint="eastAsia"/>
          <w:sz w:val="18"/>
          <w:szCs w:val="18"/>
        </w:rPr>
        <w:t>图</w:t>
      </w:r>
      <w:r w:rsidRPr="001D70E5">
        <w:rPr>
          <w:rFonts w:hint="eastAsia"/>
          <w:sz w:val="18"/>
          <w:szCs w:val="18"/>
        </w:rPr>
        <w:t>1</w:t>
      </w:r>
      <w:r w:rsidRPr="001D70E5">
        <w:rPr>
          <w:rFonts w:hint="eastAsia"/>
          <w:sz w:val="18"/>
          <w:szCs w:val="18"/>
        </w:rPr>
        <w:t>：</w:t>
      </w:r>
      <w:r w:rsidR="00304495">
        <w:rPr>
          <w:rFonts w:hint="eastAsia"/>
          <w:sz w:val="18"/>
          <w:szCs w:val="18"/>
        </w:rPr>
        <w:t>原版数据库，设计较为不合理</w:t>
      </w:r>
    </w:p>
    <w:p w14:paraId="3B9A5841" w14:textId="0AE98B9A" w:rsidR="001D70E5" w:rsidRDefault="006671DF" w:rsidP="00895DB6">
      <w:pPr>
        <w:widowControl/>
        <w:jc w:val="center"/>
      </w:pPr>
      <w:r>
        <w:object w:dxaOrig="13531" w:dyaOrig="4881" w14:anchorId="2165DE8B">
          <v:shape id="_x0000_i1033" type="#_x0000_t75" style="width:430.45pt;height:159.8pt" o:ole="">
            <v:imagedata r:id="rId37" o:title=""/>
          </v:shape>
          <o:OLEObject Type="Embed" ProgID="Visio.Drawing.15" ShapeID="_x0000_i1033" DrawAspect="Content" ObjectID="_1694071185" r:id="rId38"/>
        </w:object>
      </w:r>
    </w:p>
    <w:p w14:paraId="4F9E3BD3" w14:textId="4A3BF527" w:rsidR="001D70E5" w:rsidRPr="00F05A7A" w:rsidRDefault="001D70E5" w:rsidP="00F05A7A">
      <w:pPr>
        <w:widowControl/>
        <w:jc w:val="center"/>
        <w:rPr>
          <w:sz w:val="18"/>
          <w:szCs w:val="18"/>
        </w:rPr>
      </w:pPr>
      <w:r w:rsidRPr="001D70E5">
        <w:rPr>
          <w:rFonts w:hint="eastAsia"/>
          <w:sz w:val="18"/>
          <w:szCs w:val="18"/>
        </w:rPr>
        <w:t>图</w:t>
      </w:r>
      <w:r>
        <w:rPr>
          <w:sz w:val="18"/>
          <w:szCs w:val="18"/>
        </w:rPr>
        <w:t>2</w:t>
      </w:r>
      <w:r w:rsidRPr="001D70E5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符合</w:t>
      </w:r>
      <w:r>
        <w:rPr>
          <w:rFonts w:hint="eastAsia"/>
          <w:sz w:val="18"/>
          <w:szCs w:val="18"/>
        </w:rPr>
        <w:t>3</w:t>
      </w:r>
      <w:r>
        <w:rPr>
          <w:sz w:val="18"/>
          <w:szCs w:val="18"/>
        </w:rPr>
        <w:t>NF</w:t>
      </w:r>
      <w:r>
        <w:rPr>
          <w:rFonts w:hint="eastAsia"/>
          <w:sz w:val="18"/>
          <w:szCs w:val="18"/>
        </w:rPr>
        <w:t>的改进</w:t>
      </w:r>
      <w:r w:rsidR="008D0293">
        <w:rPr>
          <w:rFonts w:hint="eastAsia"/>
          <w:sz w:val="18"/>
          <w:szCs w:val="18"/>
        </w:rPr>
        <w:t>数据库表</w:t>
      </w:r>
      <w:r>
        <w:rPr>
          <w:rFonts w:hint="eastAsia"/>
          <w:sz w:val="18"/>
          <w:szCs w:val="18"/>
        </w:rPr>
        <w:t>设计</w:t>
      </w:r>
    </w:p>
    <w:p w14:paraId="469D57A3" w14:textId="1D58AA40" w:rsidR="0039389B" w:rsidRDefault="00DD34F4" w:rsidP="00506A75">
      <w:pPr>
        <w:pStyle w:val="3"/>
      </w:pPr>
      <w:bookmarkStart w:id="18" w:name="_Toc82515292"/>
      <w:r>
        <w:rPr>
          <w:rFonts w:hint="eastAsia"/>
        </w:rPr>
        <w:t>业务逻辑</w:t>
      </w:r>
      <w:r w:rsidR="0039389B">
        <w:rPr>
          <w:rFonts w:hint="eastAsia"/>
        </w:rPr>
        <w:t>问题</w:t>
      </w:r>
      <w:bookmarkEnd w:id="18"/>
    </w:p>
    <w:p w14:paraId="1B8B40B7" w14:textId="332D62AF" w:rsidR="00DC2BF3" w:rsidRPr="00A445B4" w:rsidRDefault="0039389B" w:rsidP="00506A75">
      <w:pPr>
        <w:widowControl/>
        <w:ind w:left="425" w:firstLine="420"/>
        <w:jc w:val="left"/>
      </w:pPr>
      <w:r>
        <w:rPr>
          <w:rFonts w:hint="eastAsia"/>
        </w:rPr>
        <w:t>最初的设计存在一定的问题，</w:t>
      </w:r>
      <w:r w:rsidR="00DD34F4">
        <w:rPr>
          <w:rFonts w:hint="eastAsia"/>
        </w:rPr>
        <w:t>在对本系统进行实现的过程中，暴露出一定的业务逻辑问题。如</w:t>
      </w:r>
      <w:r>
        <w:rPr>
          <w:rFonts w:hint="eastAsia"/>
        </w:rPr>
        <w:t>学生需要额外注册账号，</w:t>
      </w:r>
      <w:r w:rsidR="00DD34F4">
        <w:rPr>
          <w:rFonts w:hint="eastAsia"/>
        </w:rPr>
        <w:t>且需要用户自行手动输入所有信息</w:t>
      </w:r>
      <w:r>
        <w:rPr>
          <w:rFonts w:hint="eastAsia"/>
        </w:rPr>
        <w:t>。</w:t>
      </w:r>
      <w:r w:rsidR="00DD34F4">
        <w:rPr>
          <w:rFonts w:hint="eastAsia"/>
        </w:rPr>
        <w:t>造成学生信息上的管理问题。</w:t>
      </w:r>
      <w:r w:rsidR="000F0CE0">
        <w:rPr>
          <w:rFonts w:hint="eastAsia"/>
        </w:rPr>
        <w:t>又如</w:t>
      </w:r>
      <w:r w:rsidR="00E06F62">
        <w:rPr>
          <w:rFonts w:hint="eastAsia"/>
        </w:rPr>
        <w:t>学生</w:t>
      </w:r>
      <w:r w:rsidR="00724953">
        <w:rPr>
          <w:rFonts w:hint="eastAsia"/>
        </w:rPr>
        <w:t>端的信息更改和选课查询</w:t>
      </w:r>
      <w:r w:rsidR="00E06F62">
        <w:rPr>
          <w:rFonts w:hint="eastAsia"/>
        </w:rPr>
        <w:t>等</w:t>
      </w:r>
      <w:r w:rsidR="00724953">
        <w:rPr>
          <w:rFonts w:hint="eastAsia"/>
        </w:rPr>
        <w:t>功能</w:t>
      </w:r>
      <w:r w:rsidR="00E62D36">
        <w:rPr>
          <w:rFonts w:hint="eastAsia"/>
        </w:rPr>
        <w:t>，学生可以更改</w:t>
      </w:r>
      <w:r w:rsidR="00724953">
        <w:rPr>
          <w:rFonts w:hint="eastAsia"/>
        </w:rPr>
        <w:t>和查看</w:t>
      </w:r>
      <w:r w:rsidR="00E62D36">
        <w:rPr>
          <w:rFonts w:hint="eastAsia"/>
        </w:rPr>
        <w:t>别的学生信息</w:t>
      </w:r>
      <w:r w:rsidR="00724953">
        <w:rPr>
          <w:rFonts w:hint="eastAsia"/>
        </w:rPr>
        <w:t>，应该设置为学生只可以更改自己的信息</w:t>
      </w:r>
      <w:r w:rsidR="00EB384B">
        <w:rPr>
          <w:rFonts w:hint="eastAsia"/>
        </w:rPr>
        <w:t>，但这就及到用户组</w:t>
      </w:r>
      <w:r w:rsidR="003558F0">
        <w:rPr>
          <w:rFonts w:hint="eastAsia"/>
        </w:rPr>
        <w:t>、权限划分等问题，待后续改进。</w:t>
      </w:r>
    </w:p>
    <w:p w14:paraId="06C86F35" w14:textId="447DD15E" w:rsidR="00A445B4" w:rsidRDefault="00E62CDF" w:rsidP="00506A75">
      <w:pPr>
        <w:pStyle w:val="3"/>
      </w:pPr>
      <w:bookmarkStart w:id="19" w:name="_Toc82515293"/>
      <w:r>
        <w:rPr>
          <w:rFonts w:hint="eastAsia"/>
        </w:rPr>
        <w:t>受时间限制未能实现的功能问题与性能优化问题</w:t>
      </w:r>
      <w:bookmarkEnd w:id="19"/>
    </w:p>
    <w:p w14:paraId="29D5EBD3" w14:textId="669261AC" w:rsidR="00F05A7A" w:rsidRPr="00F05A7A" w:rsidRDefault="00F05A7A" w:rsidP="00F05A7A">
      <w:pPr>
        <w:pStyle w:val="4"/>
      </w:pPr>
      <w:r>
        <w:rPr>
          <w:rFonts w:hint="eastAsia"/>
        </w:rPr>
        <w:t>报表打印功能存在的问题</w:t>
      </w:r>
    </w:p>
    <w:p w14:paraId="2CDD8FDB" w14:textId="535EF62B" w:rsidR="000F0CE0" w:rsidRDefault="000F0CE0" w:rsidP="00B8336F">
      <w:pPr>
        <w:widowControl/>
        <w:ind w:firstLine="420"/>
        <w:jc w:val="left"/>
      </w:pPr>
      <w:r>
        <w:rPr>
          <w:rFonts w:hint="eastAsia"/>
        </w:rPr>
        <w:t>报表打印功能没有加入记录筛选功能，只实现了字段的筛选</w:t>
      </w:r>
      <w:r w:rsidR="00F05A7A">
        <w:rPr>
          <w:rFonts w:hint="eastAsia"/>
        </w:rPr>
        <w:t>，当前系统该功能使用时会把所有学生信息都打印出来，这不是一个合理的设计</w:t>
      </w:r>
      <w:r w:rsidR="00B8336F">
        <w:rPr>
          <w:rFonts w:hint="eastAsia"/>
        </w:rPr>
        <w:t>。</w:t>
      </w:r>
    </w:p>
    <w:p w14:paraId="49BBD48B" w14:textId="69886312" w:rsidR="008A6DAD" w:rsidRPr="00F05A7A" w:rsidRDefault="00F05A7A" w:rsidP="00F05A7A">
      <w:pPr>
        <w:pStyle w:val="4"/>
      </w:pPr>
      <w:r>
        <w:rPr>
          <w:rFonts w:hint="eastAsia"/>
        </w:rPr>
        <w:t>性能优化问题</w:t>
      </w:r>
    </w:p>
    <w:p w14:paraId="3204E078" w14:textId="30394793" w:rsidR="008A6DAD" w:rsidRPr="000F0CE0" w:rsidRDefault="000F0CE0" w:rsidP="0062114B">
      <w:pPr>
        <w:widowControl/>
        <w:ind w:firstLine="420"/>
        <w:jc w:val="left"/>
      </w:pPr>
      <w:r>
        <w:rPr>
          <w:rFonts w:hint="eastAsia"/>
        </w:rPr>
        <w:t>存储学生达到万条时，</w:t>
      </w:r>
      <w:r w:rsidR="00B8336F">
        <w:rPr>
          <w:rFonts w:hint="eastAsia"/>
        </w:rPr>
        <w:t>在学生信息更新界面中，用</w:t>
      </w:r>
      <w:r>
        <w:rPr>
          <w:rFonts w:hint="eastAsia"/>
        </w:rPr>
        <w:t>下拉框</w:t>
      </w:r>
      <w:r w:rsidR="00B8336F">
        <w:rPr>
          <w:rFonts w:hint="eastAsia"/>
        </w:rPr>
        <w:t>选择学生学号</w:t>
      </w:r>
      <w:r>
        <w:rPr>
          <w:rFonts w:hint="eastAsia"/>
        </w:rPr>
        <w:t>，出现性能问题</w:t>
      </w:r>
      <w:r w:rsidR="008A6DAD">
        <w:rPr>
          <w:rFonts w:hint="eastAsia"/>
        </w:rPr>
        <w:t>，响应较慢。且当存储学生过多时，利用下拉框来选取学生也属于不合理之处。下拉框的目的是为了避免输错学号和提高效率，但如果要在上万条记录中来勾选，下拉框便不是一种明智之举，后续计划改进为既可以选择又可以输入。</w:t>
      </w:r>
    </w:p>
    <w:p w14:paraId="6873F412" w14:textId="23AE007A" w:rsidR="003A4BFE" w:rsidRDefault="00E62CDF" w:rsidP="00506A75">
      <w:pPr>
        <w:pStyle w:val="2"/>
      </w:pPr>
      <w:bookmarkStart w:id="20" w:name="_Toc82515294"/>
      <w:r>
        <w:rPr>
          <w:rFonts w:hint="eastAsia"/>
        </w:rPr>
        <w:lastRenderedPageBreak/>
        <w:t>系统改进总结</w:t>
      </w:r>
      <w:bookmarkEnd w:id="20"/>
    </w:p>
    <w:p w14:paraId="510F50C6" w14:textId="2131B8D1" w:rsidR="004373EF" w:rsidRDefault="004373EF" w:rsidP="00506A75">
      <w:pPr>
        <w:pStyle w:val="3"/>
      </w:pPr>
      <w:bookmarkStart w:id="21" w:name="_Toc82515295"/>
      <w:r>
        <w:rPr>
          <w:rFonts w:hint="eastAsia"/>
        </w:rPr>
        <w:t>输入控制</w:t>
      </w:r>
      <w:bookmarkEnd w:id="21"/>
    </w:p>
    <w:p w14:paraId="7A79C8FE" w14:textId="4186416B" w:rsidR="003A4BFE" w:rsidRPr="00E62CDF" w:rsidRDefault="00413FCF" w:rsidP="0062114B">
      <w:pPr>
        <w:widowControl/>
        <w:ind w:left="425" w:firstLine="415"/>
        <w:jc w:val="left"/>
      </w:pPr>
      <w:r w:rsidRPr="00E62CDF">
        <w:rPr>
          <w:rFonts w:hint="eastAsia"/>
        </w:rPr>
        <w:t>错误的输入采用正则表达式进行限制，而未输入则根据</w:t>
      </w:r>
      <w:r w:rsidRPr="00E62CDF">
        <w:t>HTML</w:t>
      </w:r>
      <w:r w:rsidRPr="00E62CDF">
        <w:rPr>
          <w:rFonts w:hint="eastAsia"/>
        </w:rPr>
        <w:t>的</w:t>
      </w:r>
      <w:r w:rsidRPr="00E62CDF">
        <w:t>required</w:t>
      </w:r>
      <w:r w:rsidRPr="00E62CDF">
        <w:rPr>
          <w:rFonts w:hint="eastAsia"/>
        </w:rPr>
        <w:t>属性进行控制。</w:t>
      </w:r>
      <w:r w:rsidR="00C910CE" w:rsidRPr="00E62CDF">
        <w:rPr>
          <w:rFonts w:hint="eastAsia"/>
        </w:rPr>
        <w:t>在</w:t>
      </w:r>
      <w:r w:rsidR="00E62CDF">
        <w:rPr>
          <w:rFonts w:hint="eastAsia"/>
        </w:rPr>
        <w:t>B</w:t>
      </w:r>
      <w:r w:rsidR="00E62CDF">
        <w:rPr>
          <w:rFonts w:hint="eastAsia"/>
        </w:rPr>
        <w:t>端</w:t>
      </w:r>
      <w:r w:rsidR="00C910CE" w:rsidRPr="00E62CDF">
        <w:rPr>
          <w:rFonts w:hint="eastAsia"/>
        </w:rPr>
        <w:t>进行错误</w:t>
      </w:r>
      <w:r w:rsidR="00E62CDF">
        <w:rPr>
          <w:rFonts w:hint="eastAsia"/>
        </w:rPr>
        <w:t>数据排除</w:t>
      </w:r>
      <w:r w:rsidR="00C910CE" w:rsidRPr="00E62CDF">
        <w:rPr>
          <w:rFonts w:hint="eastAsia"/>
        </w:rPr>
        <w:t>，提高了</w:t>
      </w:r>
      <w:r w:rsidR="00E62CDF">
        <w:rPr>
          <w:rFonts w:hint="eastAsia"/>
        </w:rPr>
        <w:t>输入</w:t>
      </w:r>
      <w:r w:rsidR="00C910CE" w:rsidRPr="00E62CDF">
        <w:rPr>
          <w:rFonts w:hint="eastAsia"/>
        </w:rPr>
        <w:t>数据的质量，比在后端进行控制更加简易有效。</w:t>
      </w:r>
    </w:p>
    <w:p w14:paraId="1140A67B" w14:textId="196753D0" w:rsidR="004373EF" w:rsidRDefault="004373EF" w:rsidP="004373EF">
      <w:pPr>
        <w:pStyle w:val="3"/>
      </w:pPr>
      <w:bookmarkStart w:id="22" w:name="_Toc82515296"/>
      <w:r>
        <w:rPr>
          <w:rFonts w:hint="eastAsia"/>
        </w:rPr>
        <w:t>权限划分</w:t>
      </w:r>
      <w:bookmarkEnd w:id="22"/>
    </w:p>
    <w:p w14:paraId="10896382" w14:textId="6333089B" w:rsidR="004373EF" w:rsidRDefault="0064641E" w:rsidP="00506A75">
      <w:pPr>
        <w:ind w:firstLine="420"/>
      </w:pPr>
      <w:r>
        <w:rPr>
          <w:rFonts w:hint="eastAsia"/>
        </w:rPr>
        <w:t>有用户权限的具体划分，不同的权限对应着不同的界面和功能，但操作的</w:t>
      </w:r>
      <w:r w:rsidR="00DC09A8">
        <w:rPr>
          <w:rFonts w:hint="eastAsia"/>
        </w:rPr>
        <w:t>权限和</w:t>
      </w:r>
      <w:r>
        <w:rPr>
          <w:rFonts w:hint="eastAsia"/>
        </w:rPr>
        <w:t>细粒度还需要再优化。</w:t>
      </w:r>
    </w:p>
    <w:p w14:paraId="0517EB41" w14:textId="37BCE6CB" w:rsidR="004373EF" w:rsidRDefault="004373EF" w:rsidP="00506A75">
      <w:pPr>
        <w:pStyle w:val="3"/>
      </w:pPr>
      <w:bookmarkStart w:id="23" w:name="_Toc82515297"/>
      <w:r>
        <w:rPr>
          <w:rFonts w:hint="eastAsia"/>
        </w:rPr>
        <w:t>用户界面改进</w:t>
      </w:r>
      <w:bookmarkEnd w:id="23"/>
    </w:p>
    <w:p w14:paraId="53C6095B" w14:textId="4DAC59E2" w:rsidR="007B27EB" w:rsidRDefault="004373EF" w:rsidP="00DA31A8">
      <w:pPr>
        <w:widowControl/>
        <w:jc w:val="left"/>
      </w:pPr>
      <w:r>
        <w:tab/>
      </w:r>
      <w:r w:rsidR="00B65D11">
        <w:rPr>
          <w:rFonts w:hint="eastAsia"/>
        </w:rPr>
        <w:t>大多数页面的结构和样式由自己绘制。</w:t>
      </w:r>
    </w:p>
    <w:p w14:paraId="060E8A90" w14:textId="76E67B65" w:rsidR="007B27EB" w:rsidRDefault="007B27EB" w:rsidP="00DA31A8">
      <w:pPr>
        <w:widowControl/>
        <w:jc w:val="left"/>
      </w:pPr>
    </w:p>
    <w:p w14:paraId="0CDA86A5" w14:textId="30674F47" w:rsidR="007B27EB" w:rsidRDefault="007B27EB">
      <w:pPr>
        <w:pStyle w:val="2"/>
      </w:pPr>
      <w:bookmarkStart w:id="24" w:name="_Toc82515298"/>
      <w:r>
        <w:rPr>
          <w:rFonts w:hint="eastAsia"/>
        </w:rPr>
        <w:t>心得体会</w:t>
      </w:r>
      <w:bookmarkEnd w:id="24"/>
    </w:p>
    <w:p w14:paraId="61334D5B" w14:textId="4F76ABEF" w:rsidR="005E0353" w:rsidRDefault="007B27EB" w:rsidP="00A66984">
      <w:pPr>
        <w:ind w:firstLine="420"/>
      </w:pPr>
      <w:r>
        <w:rPr>
          <w:rFonts w:hint="eastAsia"/>
        </w:rPr>
        <w:t>本次</w:t>
      </w:r>
      <w:r w:rsidR="00B54D23">
        <w:rPr>
          <w:rFonts w:hint="eastAsia"/>
        </w:rPr>
        <w:t>实践</w:t>
      </w:r>
      <w:r w:rsidR="003F1EA1">
        <w:rPr>
          <w:rFonts w:hint="eastAsia"/>
        </w:rPr>
        <w:t>历时一个月的学习、设计和编码，在假期时，我学习模仿制作了一款简易的博客系统，那个是我第一次涉足</w:t>
      </w:r>
      <w:r w:rsidR="003F1EA1">
        <w:rPr>
          <w:rFonts w:hint="eastAsia"/>
        </w:rPr>
        <w:t>Web</w:t>
      </w:r>
      <w:r w:rsidR="003F1EA1">
        <w:rPr>
          <w:rFonts w:hint="eastAsia"/>
        </w:rPr>
        <w:t>领域的程序</w:t>
      </w:r>
      <w:r w:rsidR="00F32996">
        <w:rPr>
          <w:rFonts w:hint="eastAsia"/>
        </w:rPr>
        <w:t>开发</w:t>
      </w:r>
      <w:r w:rsidR="00187C3C">
        <w:rPr>
          <w:rFonts w:hint="eastAsia"/>
        </w:rPr>
        <w:t>。在一个月内，我</w:t>
      </w:r>
      <w:r w:rsidR="00F32996">
        <w:rPr>
          <w:rFonts w:hint="eastAsia"/>
        </w:rPr>
        <w:t>学习并</w:t>
      </w:r>
      <w:r w:rsidR="00187C3C">
        <w:rPr>
          <w:rFonts w:hint="eastAsia"/>
        </w:rPr>
        <w:t>实践了</w:t>
      </w:r>
      <w:r w:rsidR="00187C3C">
        <w:rPr>
          <w:rFonts w:hint="eastAsia"/>
        </w:rPr>
        <w:t>H</w:t>
      </w:r>
      <w:r w:rsidR="00187C3C">
        <w:t>TML</w:t>
      </w:r>
      <w:r w:rsidR="00187C3C">
        <w:rPr>
          <w:rFonts w:hint="eastAsia"/>
        </w:rPr>
        <w:t>和</w:t>
      </w:r>
      <w:r w:rsidR="00187C3C">
        <w:rPr>
          <w:rFonts w:hint="eastAsia"/>
        </w:rPr>
        <w:t>C</w:t>
      </w:r>
      <w:r w:rsidR="00187C3C">
        <w:t>SS</w:t>
      </w:r>
      <w:r w:rsidR="00187C3C">
        <w:rPr>
          <w:rFonts w:hint="eastAsia"/>
        </w:rPr>
        <w:t>的</w:t>
      </w:r>
      <w:r w:rsidR="00043CC3">
        <w:rPr>
          <w:rFonts w:hint="eastAsia"/>
        </w:rPr>
        <w:t>知识</w:t>
      </w:r>
      <w:r w:rsidR="00675D1D">
        <w:rPr>
          <w:rFonts w:hint="eastAsia"/>
        </w:rPr>
        <w:t>，接下来开始步入</w:t>
      </w:r>
      <w:r w:rsidR="00675D1D">
        <w:rPr>
          <w:rFonts w:hint="eastAsia"/>
        </w:rPr>
        <w:t>JavaScript</w:t>
      </w:r>
      <w:r w:rsidR="00675D1D">
        <w:rPr>
          <w:rFonts w:hint="eastAsia"/>
        </w:rPr>
        <w:t>的学习之旅。</w:t>
      </w:r>
    </w:p>
    <w:p w14:paraId="3DA7EAE9" w14:textId="31B22B97" w:rsidR="00843EB6" w:rsidRDefault="00F32996" w:rsidP="00843EB6">
      <w:pPr>
        <w:ind w:firstLine="420"/>
      </w:pPr>
      <w:r>
        <w:rPr>
          <w:rFonts w:hint="eastAsia"/>
        </w:rPr>
        <w:t>本次短学期的</w:t>
      </w:r>
      <w:r w:rsidR="001B1DA3">
        <w:rPr>
          <w:rFonts w:hint="eastAsia"/>
        </w:rPr>
        <w:t>软件工程</w:t>
      </w:r>
      <w:r>
        <w:rPr>
          <w:rFonts w:hint="eastAsia"/>
        </w:rPr>
        <w:t>实践，</w:t>
      </w:r>
      <w:r w:rsidR="001B1DA3">
        <w:rPr>
          <w:rFonts w:hint="eastAsia"/>
        </w:rPr>
        <w:t>我先后完成了命令行、桌面、</w:t>
      </w:r>
      <w:r w:rsidR="001B1DA3">
        <w:rPr>
          <w:rFonts w:hint="eastAsia"/>
        </w:rPr>
        <w:t>Web</w:t>
      </w:r>
      <w:r w:rsidR="001B1DA3">
        <w:rPr>
          <w:rFonts w:hint="eastAsia"/>
        </w:rPr>
        <w:t>三个版本的信息系统开发，</w:t>
      </w:r>
      <w:r>
        <w:rPr>
          <w:rFonts w:hint="eastAsia"/>
        </w:rPr>
        <w:t>可以算是一次较为完整</w:t>
      </w:r>
      <w:r w:rsidR="001B1DA3">
        <w:rPr>
          <w:rFonts w:hint="eastAsia"/>
        </w:rPr>
        <w:t>、有始有终</w:t>
      </w:r>
      <w:r>
        <w:rPr>
          <w:rFonts w:hint="eastAsia"/>
        </w:rPr>
        <w:t>的</w:t>
      </w:r>
      <w:r w:rsidR="00965291">
        <w:rPr>
          <w:rFonts w:hint="eastAsia"/>
        </w:rPr>
        <w:t>开发</w:t>
      </w:r>
      <w:r w:rsidR="00133D70">
        <w:rPr>
          <w:rFonts w:hint="eastAsia"/>
        </w:rPr>
        <w:t>经历</w:t>
      </w:r>
      <w:r>
        <w:rPr>
          <w:rFonts w:hint="eastAsia"/>
        </w:rPr>
        <w:t>，也让我更加</w:t>
      </w:r>
      <w:r w:rsidR="005E0353">
        <w:rPr>
          <w:rFonts w:hint="eastAsia"/>
        </w:rPr>
        <w:t>深刻的体会到了“软件是长出来的，不是写出来的”，只有一步一步的更新迭代，</w:t>
      </w:r>
      <w:r w:rsidR="00535D90">
        <w:rPr>
          <w:rFonts w:hint="eastAsia"/>
        </w:rPr>
        <w:t>不断优化，才能达成一个健壮可用的软件</w:t>
      </w:r>
      <w:r>
        <w:rPr>
          <w:rFonts w:hint="eastAsia"/>
        </w:rPr>
        <w:t>。</w:t>
      </w:r>
    </w:p>
    <w:p w14:paraId="5D5DF83A" w14:textId="2706D447" w:rsidR="00892AFF" w:rsidRPr="007B27EB" w:rsidRDefault="00843EB6" w:rsidP="00843EB6">
      <w:pPr>
        <w:ind w:firstLine="420"/>
      </w:pPr>
      <w:r>
        <w:rPr>
          <w:rFonts w:hint="eastAsia"/>
        </w:rPr>
        <w:t>“很多时候你解决不了问题，觉得问题很难，是因为你会的技术不够多”汪冠彰学长这句话改变了我对学习</w:t>
      </w:r>
      <w:r w:rsidR="00CE5F4F">
        <w:rPr>
          <w:rFonts w:hint="eastAsia"/>
        </w:rPr>
        <w:t>技术</w:t>
      </w:r>
      <w:r>
        <w:rPr>
          <w:rFonts w:hint="eastAsia"/>
        </w:rPr>
        <w:t>的态度，仅依照学校的培养方案是远远不够的。</w:t>
      </w:r>
      <w:r w:rsidR="00F32996">
        <w:rPr>
          <w:rFonts w:hint="eastAsia"/>
        </w:rPr>
        <w:t>大学时光已经过半，我也更加体会到了自主学习的重要性，接下来的两年，我会更加认真的学习专业知识，</w:t>
      </w:r>
      <w:r>
        <w:rPr>
          <w:rFonts w:hint="eastAsia"/>
        </w:rPr>
        <w:t>自学所需的技术知识，不断实践努力</w:t>
      </w:r>
      <w:r w:rsidR="00F32996">
        <w:rPr>
          <w:rFonts w:hint="eastAsia"/>
        </w:rPr>
        <w:t>向着更高的标准前进。</w:t>
      </w:r>
    </w:p>
    <w:sectPr w:rsidR="00892AFF" w:rsidRPr="007B27EB" w:rsidSect="00506A75">
      <w:pgSz w:w="11906" w:h="16838"/>
      <w:pgMar w:top="720" w:right="720" w:bottom="720" w:left="720" w:header="851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2E4A70" w14:textId="77777777" w:rsidR="00223B30" w:rsidRDefault="00223B30" w:rsidP="00231DF1">
      <w:r>
        <w:separator/>
      </w:r>
    </w:p>
  </w:endnote>
  <w:endnote w:type="continuationSeparator" w:id="0">
    <w:p w14:paraId="22B3E0A5" w14:textId="77777777" w:rsidR="00223B30" w:rsidRDefault="00223B30" w:rsidP="00231DF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8EBCE0" w14:textId="77777777" w:rsidR="00223B30" w:rsidRDefault="00223B30" w:rsidP="00231DF1">
      <w:r>
        <w:separator/>
      </w:r>
    </w:p>
  </w:footnote>
  <w:footnote w:type="continuationSeparator" w:id="0">
    <w:p w14:paraId="32830A31" w14:textId="77777777" w:rsidR="00223B30" w:rsidRDefault="00223B30" w:rsidP="00231DF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F05437"/>
    <w:multiLevelType w:val="multilevel"/>
    <w:tmpl w:val="04EE6C9C"/>
    <w:lvl w:ilvl="0">
      <w:start w:val="1"/>
      <w:numFmt w:val="decimal"/>
      <w:pStyle w:val="2"/>
      <w:lvlText w:val="%1"/>
      <w:lvlJc w:val="left"/>
      <w:pPr>
        <w:ind w:left="567" w:hanging="425"/>
      </w:pPr>
      <w:rPr>
        <w:rFonts w:hint="default"/>
      </w:rPr>
    </w:lvl>
    <w:lvl w:ilvl="1">
      <w:start w:val="1"/>
      <w:numFmt w:val="decimal"/>
      <w:pStyle w:val="3"/>
      <w:lvlText w:val="%1.%2"/>
      <w:lvlJc w:val="left"/>
      <w:pPr>
        <w:ind w:left="1418" w:hanging="567"/>
      </w:pPr>
    </w:lvl>
    <w:lvl w:ilvl="2">
      <w:start w:val="1"/>
      <w:numFmt w:val="decimal"/>
      <w:pStyle w:val="4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 w15:restartNumberingAfterBreak="0">
    <w:nsid w:val="56634FA7"/>
    <w:multiLevelType w:val="hybridMultilevel"/>
    <w:tmpl w:val="1504BD6A"/>
    <w:lvl w:ilvl="0" w:tplc="0409000F">
      <w:start w:val="1"/>
      <w:numFmt w:val="decimal"/>
      <w:lvlText w:val="%1."/>
      <w:lvlJc w:val="left"/>
      <w:pPr>
        <w:ind w:left="845" w:hanging="420"/>
      </w:p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" w15:restartNumberingAfterBreak="0">
    <w:nsid w:val="5A78099E"/>
    <w:multiLevelType w:val="multilevel"/>
    <w:tmpl w:val="0409001D"/>
    <w:styleLink w:val="a"/>
    <w:lvl w:ilvl="0">
      <w:start w:val="1"/>
      <w:numFmt w:val="decimal"/>
      <w:lvlText w:val="%1"/>
      <w:lvlJc w:val="left"/>
      <w:pPr>
        <w:ind w:left="425" w:hanging="425"/>
      </w:pPr>
      <w:rPr>
        <w:rFonts w:eastAsia="宋体"/>
        <w:sz w:val="21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汪 冠彰">
    <w15:presenceInfo w15:providerId="Windows Live" w15:userId="db0085bff0512cd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49" style="mso-position-horizontal:center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216D"/>
    <w:rsid w:val="00000447"/>
    <w:rsid w:val="00005DD7"/>
    <w:rsid w:val="000108C1"/>
    <w:rsid w:val="000169D6"/>
    <w:rsid w:val="0003390B"/>
    <w:rsid w:val="0003589A"/>
    <w:rsid w:val="00043CC3"/>
    <w:rsid w:val="000517BD"/>
    <w:rsid w:val="00055C7E"/>
    <w:rsid w:val="000619C3"/>
    <w:rsid w:val="00082161"/>
    <w:rsid w:val="000917DC"/>
    <w:rsid w:val="00091ECD"/>
    <w:rsid w:val="00096D3C"/>
    <w:rsid w:val="000A3506"/>
    <w:rsid w:val="000C08C4"/>
    <w:rsid w:val="000C6E6F"/>
    <w:rsid w:val="000C6EF5"/>
    <w:rsid w:val="000D012B"/>
    <w:rsid w:val="000D66B0"/>
    <w:rsid w:val="000D71F2"/>
    <w:rsid w:val="000E2441"/>
    <w:rsid w:val="000E3BB1"/>
    <w:rsid w:val="000E66E8"/>
    <w:rsid w:val="000E6CBB"/>
    <w:rsid w:val="000F0CE0"/>
    <w:rsid w:val="00117887"/>
    <w:rsid w:val="00133D70"/>
    <w:rsid w:val="00155DFC"/>
    <w:rsid w:val="0017376A"/>
    <w:rsid w:val="00187C3C"/>
    <w:rsid w:val="001B1DA3"/>
    <w:rsid w:val="001B7A12"/>
    <w:rsid w:val="001C7F78"/>
    <w:rsid w:val="001D70E5"/>
    <w:rsid w:val="001E6D53"/>
    <w:rsid w:val="001F579B"/>
    <w:rsid w:val="00201339"/>
    <w:rsid w:val="002056D9"/>
    <w:rsid w:val="00223B30"/>
    <w:rsid w:val="0022714A"/>
    <w:rsid w:val="00231A57"/>
    <w:rsid w:val="00231DF1"/>
    <w:rsid w:val="00242514"/>
    <w:rsid w:val="0025159C"/>
    <w:rsid w:val="00261361"/>
    <w:rsid w:val="00261528"/>
    <w:rsid w:val="00265C16"/>
    <w:rsid w:val="002A2FAB"/>
    <w:rsid w:val="002C07C8"/>
    <w:rsid w:val="002E022F"/>
    <w:rsid w:val="00304495"/>
    <w:rsid w:val="00311E12"/>
    <w:rsid w:val="00336DE1"/>
    <w:rsid w:val="00342D1C"/>
    <w:rsid w:val="003467A6"/>
    <w:rsid w:val="00351A15"/>
    <w:rsid w:val="00354630"/>
    <w:rsid w:val="003558F0"/>
    <w:rsid w:val="00360D86"/>
    <w:rsid w:val="00365AC0"/>
    <w:rsid w:val="00373256"/>
    <w:rsid w:val="00385AB0"/>
    <w:rsid w:val="00387147"/>
    <w:rsid w:val="0039389B"/>
    <w:rsid w:val="003A4BFE"/>
    <w:rsid w:val="003A4E36"/>
    <w:rsid w:val="003B239D"/>
    <w:rsid w:val="003C08CA"/>
    <w:rsid w:val="003D5EC1"/>
    <w:rsid w:val="003F15E8"/>
    <w:rsid w:val="003F1EA1"/>
    <w:rsid w:val="003F3820"/>
    <w:rsid w:val="003F40A7"/>
    <w:rsid w:val="00413FCF"/>
    <w:rsid w:val="004161C2"/>
    <w:rsid w:val="00420DFD"/>
    <w:rsid w:val="004266F3"/>
    <w:rsid w:val="004373EF"/>
    <w:rsid w:val="004575A1"/>
    <w:rsid w:val="004843B3"/>
    <w:rsid w:val="004B17ED"/>
    <w:rsid w:val="004C6432"/>
    <w:rsid w:val="004C7C5D"/>
    <w:rsid w:val="005065BA"/>
    <w:rsid w:val="00506A75"/>
    <w:rsid w:val="00527688"/>
    <w:rsid w:val="00535D90"/>
    <w:rsid w:val="0054374E"/>
    <w:rsid w:val="0055623A"/>
    <w:rsid w:val="0056355B"/>
    <w:rsid w:val="00581440"/>
    <w:rsid w:val="00593CDD"/>
    <w:rsid w:val="005A4075"/>
    <w:rsid w:val="005A7760"/>
    <w:rsid w:val="005E0353"/>
    <w:rsid w:val="00615E22"/>
    <w:rsid w:val="0062114B"/>
    <w:rsid w:val="006258F4"/>
    <w:rsid w:val="006365DF"/>
    <w:rsid w:val="0064641E"/>
    <w:rsid w:val="006501EB"/>
    <w:rsid w:val="00654DD0"/>
    <w:rsid w:val="006550AC"/>
    <w:rsid w:val="006671DF"/>
    <w:rsid w:val="00675D1D"/>
    <w:rsid w:val="006A4B5F"/>
    <w:rsid w:val="006B2B66"/>
    <w:rsid w:val="006B6A7C"/>
    <w:rsid w:val="006B6B60"/>
    <w:rsid w:val="006F653F"/>
    <w:rsid w:val="00703987"/>
    <w:rsid w:val="00724953"/>
    <w:rsid w:val="007340F6"/>
    <w:rsid w:val="00795514"/>
    <w:rsid w:val="007A4255"/>
    <w:rsid w:val="007B27EB"/>
    <w:rsid w:val="007F0548"/>
    <w:rsid w:val="00800C5D"/>
    <w:rsid w:val="00812E05"/>
    <w:rsid w:val="00814CE0"/>
    <w:rsid w:val="008246C3"/>
    <w:rsid w:val="00824B3B"/>
    <w:rsid w:val="00843EB6"/>
    <w:rsid w:val="0084651D"/>
    <w:rsid w:val="008479F2"/>
    <w:rsid w:val="008545F8"/>
    <w:rsid w:val="00876A9C"/>
    <w:rsid w:val="00892AFF"/>
    <w:rsid w:val="00895DB6"/>
    <w:rsid w:val="008A6DAD"/>
    <w:rsid w:val="008B0C9C"/>
    <w:rsid w:val="008B216D"/>
    <w:rsid w:val="008D0293"/>
    <w:rsid w:val="008E0E05"/>
    <w:rsid w:val="0095298E"/>
    <w:rsid w:val="009536BC"/>
    <w:rsid w:val="00965291"/>
    <w:rsid w:val="00980112"/>
    <w:rsid w:val="00987222"/>
    <w:rsid w:val="009A6889"/>
    <w:rsid w:val="009B7783"/>
    <w:rsid w:val="009D402D"/>
    <w:rsid w:val="009E635B"/>
    <w:rsid w:val="009E7D12"/>
    <w:rsid w:val="009F4760"/>
    <w:rsid w:val="00A05A2D"/>
    <w:rsid w:val="00A15A9C"/>
    <w:rsid w:val="00A363D1"/>
    <w:rsid w:val="00A445B4"/>
    <w:rsid w:val="00A5585A"/>
    <w:rsid w:val="00A65AA8"/>
    <w:rsid w:val="00A66984"/>
    <w:rsid w:val="00A77579"/>
    <w:rsid w:val="00A90675"/>
    <w:rsid w:val="00A9402F"/>
    <w:rsid w:val="00AA37F6"/>
    <w:rsid w:val="00AC6A62"/>
    <w:rsid w:val="00B00FC8"/>
    <w:rsid w:val="00B177A4"/>
    <w:rsid w:val="00B22A26"/>
    <w:rsid w:val="00B30B50"/>
    <w:rsid w:val="00B32FDD"/>
    <w:rsid w:val="00B423F5"/>
    <w:rsid w:val="00B4496B"/>
    <w:rsid w:val="00B505F5"/>
    <w:rsid w:val="00B54D23"/>
    <w:rsid w:val="00B60F11"/>
    <w:rsid w:val="00B65D11"/>
    <w:rsid w:val="00B7344C"/>
    <w:rsid w:val="00B76885"/>
    <w:rsid w:val="00B8336F"/>
    <w:rsid w:val="00BA024B"/>
    <w:rsid w:val="00BA33DB"/>
    <w:rsid w:val="00BB0B53"/>
    <w:rsid w:val="00BE36C4"/>
    <w:rsid w:val="00C04E9D"/>
    <w:rsid w:val="00C050C3"/>
    <w:rsid w:val="00C31810"/>
    <w:rsid w:val="00C50EC3"/>
    <w:rsid w:val="00C53F4C"/>
    <w:rsid w:val="00C76AAC"/>
    <w:rsid w:val="00C910CE"/>
    <w:rsid w:val="00C963FD"/>
    <w:rsid w:val="00CE3AD4"/>
    <w:rsid w:val="00CE5F4F"/>
    <w:rsid w:val="00D00E78"/>
    <w:rsid w:val="00D1401A"/>
    <w:rsid w:val="00D1780E"/>
    <w:rsid w:val="00D30C77"/>
    <w:rsid w:val="00D50551"/>
    <w:rsid w:val="00D75586"/>
    <w:rsid w:val="00D80566"/>
    <w:rsid w:val="00D90B19"/>
    <w:rsid w:val="00DA31A8"/>
    <w:rsid w:val="00DB43F4"/>
    <w:rsid w:val="00DC09A8"/>
    <w:rsid w:val="00DC2BF3"/>
    <w:rsid w:val="00DD34F4"/>
    <w:rsid w:val="00E06F62"/>
    <w:rsid w:val="00E1080D"/>
    <w:rsid w:val="00E11522"/>
    <w:rsid w:val="00E608D7"/>
    <w:rsid w:val="00E62CDF"/>
    <w:rsid w:val="00E62D36"/>
    <w:rsid w:val="00E70C9A"/>
    <w:rsid w:val="00E83312"/>
    <w:rsid w:val="00EA261A"/>
    <w:rsid w:val="00EA3ABB"/>
    <w:rsid w:val="00EB384B"/>
    <w:rsid w:val="00EC34FF"/>
    <w:rsid w:val="00EE1A0F"/>
    <w:rsid w:val="00EE5A33"/>
    <w:rsid w:val="00F05A7A"/>
    <w:rsid w:val="00F17C7F"/>
    <w:rsid w:val="00F259AF"/>
    <w:rsid w:val="00F317D8"/>
    <w:rsid w:val="00F32996"/>
    <w:rsid w:val="00F65B92"/>
    <w:rsid w:val="00F7168A"/>
    <w:rsid w:val="00F8322D"/>
    <w:rsid w:val="00F920CB"/>
    <w:rsid w:val="00FC78DF"/>
    <w:rsid w:val="00FD3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 style="mso-position-horizontal:center" fill="f" fillcolor="white" stroke="f">
      <v:fill color="white" on="f"/>
      <v:stroke on="f"/>
    </o:shapedefaults>
    <o:shapelayout v:ext="edit">
      <o:idmap v:ext="edit" data="1"/>
    </o:shapelayout>
  </w:shapeDefaults>
  <w:decimalSymbol w:val="."/>
  <w:listSeparator w:val=","/>
  <w14:docId w14:val="2E16DC65"/>
  <w15:chartTrackingRefBased/>
  <w15:docId w15:val="{A3C22F53-0AA1-4BE7-B511-FA08B9EA2B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1D70E5"/>
    <w:pPr>
      <w:widowControl w:val="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231DF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0"/>
    <w:uiPriority w:val="9"/>
    <w:unhideWhenUsed/>
    <w:qFormat/>
    <w:rsid w:val="00261361"/>
    <w:pPr>
      <w:keepNext/>
      <w:keepLines/>
      <w:numPr>
        <w:numId w:val="2"/>
      </w:numPr>
      <w:spacing w:before="260" w:after="260" w:line="416" w:lineRule="auto"/>
      <w:outlineLvl w:val="1"/>
    </w:pPr>
    <w:rPr>
      <w:rFonts w:ascii="宋体" w:hAnsi="宋体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0"/>
    <w:uiPriority w:val="9"/>
    <w:unhideWhenUsed/>
    <w:qFormat/>
    <w:rsid w:val="00A9402F"/>
    <w:pPr>
      <w:keepNext/>
      <w:keepLines/>
      <w:numPr>
        <w:ilvl w:val="1"/>
        <w:numId w:val="2"/>
      </w:numPr>
      <w:spacing w:before="260" w:after="260" w:line="416" w:lineRule="auto"/>
      <w:outlineLvl w:val="2"/>
    </w:pPr>
    <w:rPr>
      <w:b/>
      <w:bCs/>
      <w:sz w:val="28"/>
      <w:szCs w:val="28"/>
    </w:rPr>
  </w:style>
  <w:style w:type="paragraph" w:styleId="4">
    <w:name w:val="heading 4"/>
    <w:basedOn w:val="3"/>
    <w:next w:val="a0"/>
    <w:link w:val="40"/>
    <w:uiPriority w:val="9"/>
    <w:unhideWhenUsed/>
    <w:qFormat/>
    <w:rsid w:val="00D75586"/>
    <w:pPr>
      <w:numPr>
        <w:ilvl w:val="2"/>
      </w:numPr>
      <w:outlineLvl w:val="3"/>
    </w:pPr>
    <w:rPr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问答"/>
    <w:basedOn w:val="a3"/>
    <w:uiPriority w:val="99"/>
    <w:rsid w:val="009B7783"/>
    <w:pPr>
      <w:numPr>
        <w:numId w:val="1"/>
      </w:numPr>
    </w:pPr>
  </w:style>
  <w:style w:type="paragraph" w:styleId="a4">
    <w:name w:val="header"/>
    <w:basedOn w:val="a0"/>
    <w:link w:val="a5"/>
    <w:uiPriority w:val="99"/>
    <w:unhideWhenUsed/>
    <w:rsid w:val="00231DF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1"/>
    <w:link w:val="a4"/>
    <w:uiPriority w:val="99"/>
    <w:rsid w:val="00231DF1"/>
    <w:rPr>
      <w:sz w:val="18"/>
      <w:szCs w:val="18"/>
    </w:rPr>
  </w:style>
  <w:style w:type="paragraph" w:styleId="a6">
    <w:name w:val="footer"/>
    <w:basedOn w:val="a0"/>
    <w:link w:val="a7"/>
    <w:uiPriority w:val="99"/>
    <w:unhideWhenUsed/>
    <w:rsid w:val="00231DF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1"/>
    <w:link w:val="a6"/>
    <w:uiPriority w:val="99"/>
    <w:rsid w:val="00231DF1"/>
    <w:rPr>
      <w:sz w:val="18"/>
      <w:szCs w:val="18"/>
    </w:rPr>
  </w:style>
  <w:style w:type="character" w:customStyle="1" w:styleId="10">
    <w:name w:val="标题 1 字符"/>
    <w:basedOn w:val="a1"/>
    <w:link w:val="1"/>
    <w:uiPriority w:val="9"/>
    <w:rsid w:val="00231DF1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character" w:customStyle="1" w:styleId="20">
    <w:name w:val="标题 2 字符"/>
    <w:basedOn w:val="a1"/>
    <w:link w:val="2"/>
    <w:uiPriority w:val="9"/>
    <w:rsid w:val="00261361"/>
    <w:rPr>
      <w:rFonts w:ascii="宋体" w:eastAsia="宋体" w:hAnsi="宋体" w:cstheme="majorBidi"/>
      <w:b/>
      <w:bCs/>
      <w:sz w:val="32"/>
      <w:szCs w:val="32"/>
    </w:rPr>
  </w:style>
  <w:style w:type="paragraph" w:styleId="a8">
    <w:name w:val="List Paragraph"/>
    <w:basedOn w:val="a0"/>
    <w:uiPriority w:val="34"/>
    <w:qFormat/>
    <w:rsid w:val="00231DF1"/>
    <w:pPr>
      <w:ind w:firstLineChars="200" w:firstLine="420"/>
    </w:pPr>
  </w:style>
  <w:style w:type="table" w:styleId="a9">
    <w:name w:val="Table Grid"/>
    <w:basedOn w:val="a2"/>
    <w:uiPriority w:val="39"/>
    <w:rsid w:val="0024251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网格型1"/>
    <w:basedOn w:val="a2"/>
    <w:next w:val="a9"/>
    <w:rsid w:val="004266F3"/>
    <w:rPr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annotation reference"/>
    <w:basedOn w:val="a1"/>
    <w:uiPriority w:val="99"/>
    <w:semiHidden/>
    <w:unhideWhenUsed/>
    <w:rsid w:val="00231A57"/>
    <w:rPr>
      <w:sz w:val="21"/>
      <w:szCs w:val="21"/>
    </w:rPr>
  </w:style>
  <w:style w:type="paragraph" w:styleId="ab">
    <w:name w:val="annotation text"/>
    <w:basedOn w:val="a0"/>
    <w:link w:val="ac"/>
    <w:uiPriority w:val="99"/>
    <w:semiHidden/>
    <w:unhideWhenUsed/>
    <w:rsid w:val="00231A57"/>
    <w:pPr>
      <w:jc w:val="left"/>
    </w:pPr>
  </w:style>
  <w:style w:type="character" w:customStyle="1" w:styleId="ac">
    <w:name w:val="批注文字 字符"/>
    <w:basedOn w:val="a1"/>
    <w:link w:val="ab"/>
    <w:uiPriority w:val="99"/>
    <w:semiHidden/>
    <w:rsid w:val="00231A57"/>
    <w:rPr>
      <w:rFonts w:ascii="Times New Roman" w:eastAsia="宋体" w:hAnsi="Times New Roman" w:cs="Times New Roman"/>
      <w:sz w:val="24"/>
      <w:szCs w:val="24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231A57"/>
    <w:rPr>
      <w:b/>
      <w:bCs/>
    </w:rPr>
  </w:style>
  <w:style w:type="character" w:customStyle="1" w:styleId="ae">
    <w:name w:val="批注主题 字符"/>
    <w:basedOn w:val="ac"/>
    <w:link w:val="ad"/>
    <w:uiPriority w:val="99"/>
    <w:semiHidden/>
    <w:rsid w:val="00231A57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30">
    <w:name w:val="标题 3 字符"/>
    <w:basedOn w:val="a1"/>
    <w:link w:val="3"/>
    <w:uiPriority w:val="9"/>
    <w:rsid w:val="00A9402F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40">
    <w:name w:val="标题 4 字符"/>
    <w:basedOn w:val="a1"/>
    <w:link w:val="4"/>
    <w:uiPriority w:val="9"/>
    <w:rsid w:val="00D75586"/>
    <w:rPr>
      <w:rFonts w:ascii="Times New Roman" w:eastAsia="宋体" w:hAnsi="Times New Roman" w:cs="Times New Roman"/>
      <w:b/>
      <w:bCs/>
      <w:sz w:val="24"/>
      <w:szCs w:val="24"/>
    </w:rPr>
  </w:style>
  <w:style w:type="paragraph" w:styleId="af">
    <w:name w:val="Title"/>
    <w:basedOn w:val="a0"/>
    <w:next w:val="a0"/>
    <w:link w:val="af0"/>
    <w:uiPriority w:val="10"/>
    <w:qFormat/>
    <w:rsid w:val="00B76885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f0">
    <w:name w:val="标题 字符"/>
    <w:basedOn w:val="a1"/>
    <w:link w:val="af"/>
    <w:uiPriority w:val="10"/>
    <w:rsid w:val="00B7688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0"/>
    <w:uiPriority w:val="39"/>
    <w:unhideWhenUsed/>
    <w:qFormat/>
    <w:rsid w:val="00360D8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0"/>
    <w:next w:val="a0"/>
    <w:autoRedefine/>
    <w:uiPriority w:val="39"/>
    <w:unhideWhenUsed/>
    <w:rsid w:val="00360D86"/>
  </w:style>
  <w:style w:type="paragraph" w:styleId="TOC2">
    <w:name w:val="toc 2"/>
    <w:basedOn w:val="a0"/>
    <w:next w:val="a0"/>
    <w:autoRedefine/>
    <w:uiPriority w:val="39"/>
    <w:unhideWhenUsed/>
    <w:rsid w:val="00360D86"/>
    <w:pPr>
      <w:ind w:leftChars="200" w:left="420"/>
    </w:pPr>
  </w:style>
  <w:style w:type="paragraph" w:styleId="TOC3">
    <w:name w:val="toc 3"/>
    <w:basedOn w:val="a0"/>
    <w:next w:val="a0"/>
    <w:autoRedefine/>
    <w:uiPriority w:val="39"/>
    <w:unhideWhenUsed/>
    <w:rsid w:val="00360D86"/>
    <w:pPr>
      <w:ind w:leftChars="400" w:left="840"/>
    </w:pPr>
  </w:style>
  <w:style w:type="character" w:styleId="af1">
    <w:name w:val="Hyperlink"/>
    <w:basedOn w:val="a1"/>
    <w:uiPriority w:val="99"/>
    <w:unhideWhenUsed/>
    <w:rsid w:val="00360D8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083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425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5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7358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41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1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package" Target="embeddings/Microsoft_Visio_Drawing6.vsdx"/><Relationship Id="rId34" Type="http://schemas.openxmlformats.org/officeDocument/2006/relationships/image" Target="media/image19.png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package" Target="embeddings/Microsoft_Visio_Drawing8.vsdx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emf"/><Relationship Id="rId29" Type="http://schemas.openxmlformats.org/officeDocument/2006/relationships/image" Target="media/image14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emf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package" Target="embeddings/Microsoft_Visio_Drawing7.vsdx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6.png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8.emf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4C1351-D5DB-4069-ACF3-635062D042D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10</Pages>
  <Words>906</Words>
  <Characters>5165</Characters>
  <Application>Microsoft Office Word</Application>
  <DocSecurity>0</DocSecurity>
  <Lines>43</Lines>
  <Paragraphs>12</Paragraphs>
  <ScaleCrop>false</ScaleCrop>
  <Company/>
  <LinksUpToDate>false</LinksUpToDate>
  <CharactersWithSpaces>6059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尚 若冰</dc:creator>
  <cp:keywords/>
  <dc:description/>
  <cp:lastModifiedBy>尚 若冰</cp:lastModifiedBy>
  <cp:revision>12</cp:revision>
  <cp:lastPrinted>2021-09-14T05:07:00Z</cp:lastPrinted>
  <dcterms:created xsi:type="dcterms:W3CDTF">2021-09-14T04:40:00Z</dcterms:created>
  <dcterms:modified xsi:type="dcterms:W3CDTF">2021-09-25T02:33:00Z</dcterms:modified>
</cp:coreProperties>
</file>